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03157">
      <w:pPr>
        <w:spacing w:line="600" w:lineRule="exact"/>
        <w:jc w:val="center"/>
        <w:rPr>
          <w:rFonts w:hint="eastAsia" w:ascii="方正小标宋简体" w:hAnsi="方正小标宋简体" w:eastAsia="方正小标宋简体" w:cs="方正小标宋简体"/>
          <w:sz w:val="44"/>
          <w:szCs w:val="44"/>
        </w:rPr>
      </w:pPr>
      <w:bookmarkStart w:id="0" w:name="_GoBack"/>
      <w:bookmarkEnd w:id="0"/>
      <w:r>
        <w:rPr>
          <w:rFonts w:hint="eastAsia" w:ascii="方正小标宋简体" w:hAnsi="方正小标宋简体" w:eastAsia="方正小标宋简体" w:cs="方正小标宋简体"/>
          <w:sz w:val="44"/>
          <w:szCs w:val="44"/>
        </w:rPr>
        <w:t>2025年度合作担保机构再担保业务授信报告</w:t>
      </w:r>
    </w:p>
    <w:p w14:paraId="7B61AD5E">
      <w:pPr>
        <w:jc w:val="center"/>
        <w:rPr>
          <w:rFonts w:hint="eastAsia" w:asciiTheme="majorEastAsia" w:hAnsiTheme="majorEastAsia" w:eastAsiaTheme="majorEastAsia"/>
          <w:sz w:val="44"/>
          <w:szCs w:val="44"/>
        </w:rPr>
      </w:pPr>
    </w:p>
    <w:p w14:paraId="6D44FC63">
      <w:pPr>
        <w:spacing w:line="600" w:lineRule="exact"/>
        <w:jc w:val="left"/>
        <w:rPr>
          <w:rFonts w:hint="eastAsia" w:ascii="仿宋" w:hAnsi="仿宋" w:eastAsia="仿宋"/>
          <w:sz w:val="32"/>
          <w:szCs w:val="32"/>
        </w:rPr>
      </w:pPr>
      <w:r>
        <w:rPr>
          <w:rFonts w:hint="eastAsia" w:ascii="仿宋" w:hAnsi="仿宋" w:eastAsia="仿宋"/>
          <w:sz w:val="32"/>
          <w:szCs w:val="32"/>
        </w:rPr>
        <w:t>公司领导：</w:t>
      </w:r>
    </w:p>
    <w:p w14:paraId="0A934AF1">
      <w:pPr>
        <w:spacing w:line="600" w:lineRule="exact"/>
        <w:ind w:firstLine="640" w:firstLineChars="200"/>
        <w:rPr>
          <w:rFonts w:hint="eastAsia" w:ascii="仿宋" w:hAnsi="仿宋" w:eastAsia="仿宋" w:cs="仿宋"/>
          <w:sz w:val="32"/>
          <w:szCs w:val="32"/>
        </w:rPr>
      </w:pPr>
      <w:r>
        <w:rPr>
          <w:rFonts w:hint="eastAsia" w:ascii="仿宋" w:hAnsi="仿宋" w:eastAsia="仿宋" w:cs="仿宋"/>
          <w:sz w:val="32"/>
          <w:szCs w:val="32"/>
        </w:rPr>
        <w:t>为持续深化我省政府性融资担保体系建设，进一步体现再担保规范引领作用，优化政策资源配置，充分发挥政策功能作用，提升财政资金使用效能，引导体系成员聚焦支小支农主业，增强政府性融资担保体系服务实体经济的能力和水平，按照《陕西省信用再担保有限责任公司再担保业务授信管理办法（暂行）》（陕再保</w:t>
      </w:r>
      <w:r>
        <w:rPr>
          <w:rFonts w:hint="eastAsia" w:ascii="仿宋" w:hAnsi="仿宋" w:eastAsia="仿宋" w:cs="宋体"/>
          <w:kern w:val="0"/>
          <w:sz w:val="32"/>
          <w:szCs w:val="32"/>
        </w:rPr>
        <w:t>〔2024〕54号</w:t>
      </w:r>
      <w:r>
        <w:rPr>
          <w:rFonts w:hint="eastAsia" w:ascii="仿宋" w:hAnsi="仿宋" w:eastAsia="仿宋" w:cs="仿宋"/>
          <w:sz w:val="32"/>
          <w:szCs w:val="32"/>
        </w:rPr>
        <w:t>）有关规定，我部近期组织开展了2025年度合作担保机构再担保业务授信工作，现报告如下：</w:t>
      </w:r>
    </w:p>
    <w:p w14:paraId="4FAEC575">
      <w:pPr>
        <w:spacing w:line="600" w:lineRule="exact"/>
        <w:ind w:firstLine="640" w:firstLineChars="200"/>
        <w:jc w:val="left"/>
        <w:rPr>
          <w:rFonts w:hint="eastAsia" w:ascii="黑体" w:hAnsi="黑体" w:eastAsia="黑体" w:cs="宋体"/>
          <w:color w:val="333333"/>
          <w:kern w:val="0"/>
          <w:sz w:val="32"/>
          <w:szCs w:val="32"/>
        </w:rPr>
      </w:pPr>
      <w:r>
        <w:rPr>
          <w:rFonts w:hint="eastAsia" w:ascii="黑体" w:hAnsi="黑体" w:eastAsia="黑体" w:cs="宋体"/>
          <w:color w:val="333333"/>
          <w:kern w:val="0"/>
          <w:sz w:val="32"/>
          <w:szCs w:val="32"/>
        </w:rPr>
        <w:t>一、综合授信情况</w:t>
      </w:r>
    </w:p>
    <w:p w14:paraId="7EDA0566">
      <w:pPr>
        <w:spacing w:line="600" w:lineRule="exact"/>
        <w:ind w:firstLine="640" w:firstLineChars="200"/>
        <w:rPr>
          <w:rFonts w:hint="eastAsia" w:ascii="仿宋" w:hAnsi="仿宋" w:eastAsia="仿宋" w:cs="仿宋"/>
          <w:bCs/>
          <w:sz w:val="32"/>
          <w:szCs w:val="32"/>
        </w:rPr>
      </w:pPr>
      <w:r>
        <w:rPr>
          <w:rFonts w:hint="eastAsia" w:ascii="仿宋" w:hAnsi="仿宋" w:eastAsia="仿宋" w:cs="仿宋"/>
          <w:sz w:val="32"/>
          <w:szCs w:val="32"/>
        </w:rPr>
        <w:t>为了引导合作担保机构落实年度目标任务，防范和控制合作风险，推进授信工作更加科学合理，深化差异化、精准化合作，体现授信工具正向引导作用，我部严格按照再担保业务授信相关办法，综合考虑全省体系建设任务、合作担保机构年度经营计划及授信申请情况确定2025年再担保授信额度。今年41家合作担保机构共向我司</w:t>
      </w:r>
      <w:del w:id="0" w:author="刘卓" w:date="2025-05-27T10:21:27Z">
        <w:r>
          <w:rPr>
            <w:rFonts w:hint="default" w:ascii="仿宋" w:hAnsi="仿宋" w:eastAsia="仿宋" w:cs="仿宋"/>
            <w:sz w:val="32"/>
            <w:szCs w:val="32"/>
            <w:lang w:val="en-US"/>
          </w:rPr>
          <w:delText>申报</w:delText>
        </w:r>
      </w:del>
      <w:ins w:id="1" w:author="刘卓" w:date="2025-05-27T10:21:29Z">
        <w:r>
          <w:rPr>
            <w:rFonts w:hint="eastAsia" w:ascii="仿宋" w:hAnsi="仿宋" w:eastAsia="仿宋" w:cs="仿宋"/>
            <w:sz w:val="32"/>
            <w:szCs w:val="32"/>
            <w:lang w:val="en-US" w:eastAsia="zh-CN"/>
          </w:rPr>
          <w:t>申请</w:t>
        </w:r>
      </w:ins>
      <w:r>
        <w:rPr>
          <w:rFonts w:hint="eastAsia" w:ascii="仿宋" w:hAnsi="仿宋" w:eastAsia="仿宋" w:cs="仿宋"/>
          <w:sz w:val="32"/>
          <w:szCs w:val="32"/>
        </w:rPr>
        <w:t>489.3亿元授信规模，经审核，最终授予授信额度451.3亿元（不含国担“总对总”额度，授信详见附件）。</w:t>
      </w:r>
    </w:p>
    <w:p w14:paraId="0D0E097A">
      <w:pPr>
        <w:spacing w:line="600" w:lineRule="exact"/>
        <w:ind w:firstLine="640" w:firstLineChars="200"/>
        <w:rPr>
          <w:rFonts w:hint="eastAsia" w:ascii="仿宋" w:hAnsi="仿宋" w:eastAsia="仿宋" w:cs="仿宋"/>
          <w:sz w:val="32"/>
          <w:szCs w:val="32"/>
        </w:rPr>
      </w:pPr>
      <w:r>
        <w:rPr>
          <w:rFonts w:hint="eastAsia" w:ascii="仿宋" w:hAnsi="仿宋" w:eastAsia="仿宋" w:cs="仿宋"/>
          <w:sz w:val="32"/>
          <w:szCs w:val="32"/>
        </w:rPr>
        <w:t>本年</w:t>
      </w:r>
      <w:r>
        <w:rPr>
          <w:rFonts w:hint="eastAsia" w:ascii="仿宋" w:hAnsi="仿宋" w:eastAsia="仿宋"/>
          <w:bCs/>
          <w:sz w:val="32"/>
          <w:szCs w:val="32"/>
        </w:rPr>
        <w:t>授信额度</w:t>
      </w:r>
      <w:r>
        <w:rPr>
          <w:rFonts w:hint="eastAsia" w:ascii="仿宋" w:hAnsi="仿宋" w:eastAsia="仿宋"/>
          <w:sz w:val="32"/>
          <w:szCs w:val="32"/>
        </w:rPr>
        <w:t>基于合作担保机构上年实际备案业务规模、年度合作政策目标值及当年全省体系建设重点工作内容进行测算，同时还综合考虑合作担保机授信申请额度和本年政策目标时间节点达标情况后予以设定</w:t>
      </w:r>
      <w:r>
        <w:rPr>
          <w:rFonts w:hint="eastAsia" w:ascii="仿宋" w:hAnsi="仿宋" w:eastAsia="仿宋"/>
          <w:bCs/>
          <w:sz w:val="32"/>
          <w:szCs w:val="32"/>
        </w:rPr>
        <w:t>。</w:t>
      </w:r>
      <w:r>
        <w:rPr>
          <w:rFonts w:hint="eastAsia" w:ascii="仿宋" w:hAnsi="仿宋" w:eastAsia="仿宋" w:cs="仿宋"/>
          <w:sz w:val="32"/>
          <w:szCs w:val="32"/>
        </w:rPr>
        <w:t>具体为：</w:t>
      </w:r>
    </w:p>
    <w:p w14:paraId="6E8E44B1">
      <w:pPr>
        <w:spacing w:line="600" w:lineRule="exact"/>
        <w:ind w:firstLine="640" w:firstLineChars="200"/>
        <w:rPr>
          <w:rFonts w:hint="eastAsia" w:ascii="仿宋" w:hAnsi="仿宋" w:eastAsia="仿宋"/>
          <w:bCs/>
          <w:sz w:val="32"/>
          <w:szCs w:val="32"/>
        </w:rPr>
      </w:pPr>
      <w:r>
        <w:rPr>
          <w:rFonts w:hint="eastAsia" w:ascii="仿宋" w:hAnsi="仿宋" w:eastAsia="仿宋"/>
          <w:bCs/>
          <w:sz w:val="32"/>
          <w:szCs w:val="32"/>
        </w:rPr>
        <w:t>（一）</w:t>
      </w:r>
      <w:r>
        <w:rPr>
          <w:rFonts w:hint="eastAsia" w:ascii="仿宋" w:hAnsi="仿宋" w:eastAsia="仿宋" w:cs="仿宋"/>
          <w:sz w:val="32"/>
          <w:szCs w:val="32"/>
        </w:rPr>
        <w:t>西安小微担保、铜川担保、榆林担保</w:t>
      </w:r>
      <w:r>
        <w:rPr>
          <w:rFonts w:hint="eastAsia" w:ascii="仿宋" w:hAnsi="仿宋" w:eastAsia="仿宋"/>
          <w:bCs/>
          <w:sz w:val="32"/>
          <w:szCs w:val="32"/>
        </w:rPr>
        <w:t>3家市级机构和浐灞担保、澄城担保、靖边担保等9家县（区）机构，授信测算额度高于年度政策目标值，截至本年4月底再担保业务目标完成率超过时间节点要求（33.33%），且申请额度不低于年度政策目标值，建议按照12家机构</w:t>
      </w:r>
      <w:del w:id="2" w:author="刘卓" w:date="2025-05-27T10:22:38Z">
        <w:r>
          <w:rPr>
            <w:rFonts w:hint="eastAsia" w:ascii="仿宋" w:hAnsi="仿宋" w:eastAsia="仿宋"/>
            <w:bCs/>
            <w:sz w:val="32"/>
            <w:szCs w:val="32"/>
          </w:rPr>
          <w:delText>的</w:delText>
        </w:r>
      </w:del>
      <w:r>
        <w:rPr>
          <w:rFonts w:hint="eastAsia" w:ascii="仿宋" w:hAnsi="仿宋" w:eastAsia="仿宋"/>
          <w:bCs/>
          <w:sz w:val="32"/>
          <w:szCs w:val="32"/>
        </w:rPr>
        <w:t>授信申请额度配置授信165.7亿元。</w:t>
      </w:r>
    </w:p>
    <w:p w14:paraId="62EE1D0E">
      <w:pPr>
        <w:spacing w:line="600" w:lineRule="exact"/>
        <w:ind w:firstLine="640" w:firstLineChars="200"/>
        <w:rPr>
          <w:rFonts w:hint="eastAsia" w:ascii="仿宋" w:hAnsi="仿宋" w:eastAsia="仿宋"/>
          <w:bCs/>
          <w:sz w:val="32"/>
          <w:szCs w:val="32"/>
        </w:rPr>
      </w:pPr>
      <w:r>
        <w:rPr>
          <w:rFonts w:hint="eastAsia" w:ascii="仿宋" w:hAnsi="仿宋" w:eastAsia="仿宋"/>
          <w:bCs/>
          <w:sz w:val="32"/>
          <w:szCs w:val="32"/>
        </w:rPr>
        <w:t>（二）西投保、宝鸡担保、安康担保、杨凌担保4家市级机构和航天担保、曲江担保、黄陵担保等10家县（区）机构，授信测算额度高于年度政策目标值，但截至本年4月底再担保业务目标完成率未达到时间节点要求（33.33%），建议按照14家机构政策目标值配置授信103.9亿元。</w:t>
      </w:r>
    </w:p>
    <w:p w14:paraId="63DD8B82">
      <w:pPr>
        <w:spacing w:line="600" w:lineRule="exact"/>
        <w:ind w:firstLine="640" w:firstLineChars="200"/>
        <w:rPr>
          <w:rFonts w:hint="eastAsia" w:ascii="仿宋" w:hAnsi="仿宋" w:eastAsia="仿宋"/>
          <w:bCs/>
          <w:sz w:val="32"/>
          <w:szCs w:val="32"/>
        </w:rPr>
      </w:pPr>
      <w:r>
        <w:rPr>
          <w:rFonts w:hint="eastAsia" w:ascii="仿宋" w:hAnsi="仿宋" w:eastAsia="仿宋"/>
          <w:bCs/>
          <w:sz w:val="32"/>
          <w:szCs w:val="32"/>
        </w:rPr>
        <w:t>（三）咸阳担保、汉中担保、延安担保、财金担保4家市级机构和西咸担保、长安担保、佳县担保3家县（区）机构，授信测算额度低于年度政策目标值，但截至本年4月底再担保业务目标完成率超过时间节点要求（33.33%），建议按照7家机构政策目标值配置授信额度129.2亿元。</w:t>
      </w:r>
    </w:p>
    <w:p w14:paraId="453DE9DF">
      <w:pPr>
        <w:spacing w:line="600" w:lineRule="exact"/>
        <w:ind w:firstLine="640" w:firstLineChars="200"/>
        <w:rPr>
          <w:rFonts w:hint="eastAsia" w:ascii="仿宋" w:hAnsi="仿宋" w:eastAsia="仿宋"/>
          <w:bCs/>
          <w:sz w:val="32"/>
          <w:szCs w:val="32"/>
        </w:rPr>
      </w:pPr>
      <w:r>
        <w:rPr>
          <w:rFonts w:hint="eastAsia" w:ascii="仿宋" w:hAnsi="仿宋" w:eastAsia="仿宋"/>
          <w:bCs/>
          <w:sz w:val="32"/>
          <w:szCs w:val="32"/>
        </w:rPr>
        <w:t>（四）陕文化担保、渭南担保、商洛担保3家省、市级机构和创新担保、高陵担保、沣东担保、子长担保4家县（区）机构，授信测算额度低于年度政策目标值，且本年4月底再担保业务目标完成率未达时间节点要求（33.33%），建议按照7家机构授信测算值配置授信额度47.5亿元。</w:t>
      </w:r>
    </w:p>
    <w:p w14:paraId="7341DC36">
      <w:pPr>
        <w:spacing w:line="600" w:lineRule="exact"/>
        <w:ind w:firstLine="640" w:firstLineChars="200"/>
        <w:rPr>
          <w:rFonts w:hint="eastAsia" w:ascii="仿宋" w:hAnsi="仿宋" w:eastAsia="仿宋" w:cs="仿宋"/>
          <w:sz w:val="32"/>
          <w:szCs w:val="32"/>
        </w:rPr>
      </w:pPr>
      <w:r>
        <w:rPr>
          <w:rFonts w:hint="eastAsia" w:ascii="仿宋" w:hAnsi="仿宋" w:eastAsia="仿宋"/>
          <w:bCs/>
          <w:sz w:val="32"/>
          <w:szCs w:val="32"/>
        </w:rPr>
        <w:t>（五）</w:t>
      </w:r>
      <w:r>
        <w:rPr>
          <w:rFonts w:hint="eastAsia" w:ascii="仿宋" w:hAnsi="仿宋" w:eastAsia="仿宋" w:cs="仿宋"/>
          <w:sz w:val="32"/>
          <w:szCs w:val="32"/>
        </w:rPr>
        <w:t>2024年11月新加入体系的省级机构循环担保，因缺少上年度合作业务数据，建议按</w:t>
      </w:r>
      <w:r>
        <w:rPr>
          <w:rFonts w:hint="eastAsia" w:ascii="仿宋" w:hAnsi="仿宋" w:eastAsia="仿宋"/>
          <w:bCs/>
          <w:sz w:val="32"/>
          <w:szCs w:val="32"/>
        </w:rPr>
        <w:t>政策目标值</w:t>
      </w:r>
      <w:del w:id="3" w:author="刘卓" w:date="2025-05-27T10:23:14Z">
        <w:r>
          <w:rPr>
            <w:rFonts w:hint="eastAsia" w:ascii="仿宋" w:hAnsi="仿宋" w:eastAsia="仿宋"/>
            <w:bCs/>
            <w:sz w:val="32"/>
            <w:szCs w:val="32"/>
          </w:rPr>
          <w:delText>暂</w:delText>
        </w:r>
      </w:del>
      <w:r>
        <w:rPr>
          <w:rFonts w:hint="eastAsia" w:ascii="仿宋" w:hAnsi="仿宋" w:eastAsia="仿宋" w:cs="仿宋"/>
          <w:sz w:val="32"/>
          <w:szCs w:val="32"/>
        </w:rPr>
        <w:t>配置授信额度5亿元。</w:t>
      </w:r>
    </w:p>
    <w:p w14:paraId="40A9F968">
      <w:pPr>
        <w:spacing w:line="600" w:lineRule="exact"/>
        <w:ind w:firstLine="640" w:firstLineChars="200"/>
        <w:jc w:val="left"/>
        <w:rPr>
          <w:rFonts w:hint="eastAsia" w:ascii="黑体" w:hAnsi="黑体" w:eastAsia="黑体" w:cs="宋体"/>
          <w:color w:val="333333"/>
          <w:kern w:val="0"/>
          <w:sz w:val="32"/>
          <w:szCs w:val="32"/>
        </w:rPr>
      </w:pPr>
      <w:r>
        <w:rPr>
          <w:rFonts w:hint="eastAsia" w:ascii="黑体" w:hAnsi="黑体" w:eastAsia="黑体" w:cs="宋体"/>
          <w:color w:val="333333"/>
          <w:kern w:val="0"/>
          <w:sz w:val="32"/>
          <w:szCs w:val="32"/>
        </w:rPr>
        <w:t>二、产品分项额度设定</w:t>
      </w:r>
    </w:p>
    <w:p w14:paraId="53D1D2F0">
      <w:pPr>
        <w:spacing w:line="600" w:lineRule="exact"/>
        <w:ind w:firstLine="640" w:firstLineChars="200"/>
        <w:rPr>
          <w:rFonts w:hint="eastAsia" w:ascii="仿宋" w:hAnsi="仿宋" w:eastAsia="仿宋" w:cs="宋体"/>
          <w:color w:val="000000"/>
          <w:kern w:val="0"/>
          <w:sz w:val="32"/>
          <w:szCs w:val="32"/>
        </w:rPr>
      </w:pPr>
      <w:r>
        <w:rPr>
          <w:rFonts w:hint="eastAsia" w:ascii="仿宋" w:hAnsi="仿宋" w:eastAsia="仿宋" w:cs="宋体"/>
          <w:color w:val="000000"/>
          <w:kern w:val="0"/>
          <w:sz w:val="32"/>
          <w:szCs w:val="32"/>
        </w:rPr>
        <w:t>我司对合作</w:t>
      </w:r>
      <w:r>
        <w:rPr>
          <w:rFonts w:hint="eastAsia" w:ascii="仿宋" w:hAnsi="仿宋" w:eastAsia="仿宋" w:cs="仿宋"/>
          <w:sz w:val="32"/>
          <w:szCs w:val="32"/>
        </w:rPr>
        <w:t>担保机构</w:t>
      </w:r>
      <w:r>
        <w:rPr>
          <w:rFonts w:hint="eastAsia" w:ascii="仿宋" w:hAnsi="仿宋" w:eastAsia="仿宋" w:cs="宋体"/>
          <w:color w:val="000000"/>
          <w:kern w:val="0"/>
          <w:sz w:val="32"/>
          <w:szCs w:val="32"/>
        </w:rPr>
        <w:t>总授信额度项下实施产品额度管理，按</w:t>
      </w:r>
      <w:r>
        <w:rPr>
          <w:rFonts w:hint="eastAsia" w:ascii="仿宋" w:hAnsi="仿宋" w:eastAsia="仿宋"/>
          <w:sz w:val="32"/>
          <w:szCs w:val="32"/>
        </w:rPr>
        <w:t>银担分险与非银担分险业务</w:t>
      </w:r>
      <w:r>
        <w:rPr>
          <w:rFonts w:hint="eastAsia" w:ascii="仿宋" w:hAnsi="仿宋" w:eastAsia="仿宋" w:cs="宋体"/>
          <w:color w:val="000000"/>
          <w:kern w:val="0"/>
          <w:sz w:val="32"/>
          <w:szCs w:val="32"/>
        </w:rPr>
        <w:t>两大类进行</w:t>
      </w:r>
      <w:r>
        <w:rPr>
          <w:rFonts w:hint="eastAsia" w:ascii="仿宋" w:hAnsi="仿宋" w:eastAsia="仿宋"/>
          <w:sz w:val="32"/>
          <w:szCs w:val="32"/>
        </w:rPr>
        <w:t>。</w:t>
      </w:r>
      <w:r>
        <w:rPr>
          <w:rFonts w:hint="eastAsia" w:ascii="仿宋" w:hAnsi="仿宋" w:eastAsia="仿宋" w:cs="宋体"/>
          <w:color w:val="000000"/>
          <w:kern w:val="0"/>
          <w:sz w:val="32"/>
          <w:szCs w:val="32"/>
        </w:rPr>
        <w:t>本次授信拟</w:t>
      </w:r>
      <w:r>
        <w:rPr>
          <w:rFonts w:hint="eastAsia" w:ascii="仿宋" w:hAnsi="仿宋" w:eastAsia="仿宋"/>
          <w:bCs/>
          <w:sz w:val="32"/>
          <w:szCs w:val="32"/>
        </w:rPr>
        <w:t>为</w:t>
      </w:r>
      <w:r>
        <w:rPr>
          <w:rFonts w:hint="eastAsia" w:ascii="仿宋" w:hAnsi="仿宋" w:eastAsia="仿宋" w:cs="宋体"/>
          <w:color w:val="000000"/>
          <w:kern w:val="0"/>
          <w:sz w:val="32"/>
          <w:szCs w:val="32"/>
        </w:rPr>
        <w:t>41家担保机构配置总授信额度</w:t>
      </w:r>
      <w:r>
        <w:rPr>
          <w:rFonts w:hint="default" w:ascii="仿宋" w:hAnsi="仿宋" w:eastAsia="仿宋" w:cs="宋体"/>
          <w:color w:val="000000"/>
          <w:kern w:val="0"/>
          <w:sz w:val="32"/>
          <w:szCs w:val="32"/>
          <w:rPrChange w:id="4" w:author="刘卓" w:date="2025-05-27T10:28:56Z">
            <w:rPr>
              <w:rFonts w:hint="eastAsia" w:ascii="仿宋_GB2312" w:hAnsi="仿宋" w:eastAsia="仿宋_GB2312"/>
              <w:sz w:val="32"/>
              <w:szCs w:val="32"/>
            </w:rPr>
          </w:rPrChange>
        </w:rPr>
        <w:t>451.3</w:t>
      </w:r>
      <w:r>
        <w:rPr>
          <w:rFonts w:hint="eastAsia" w:ascii="仿宋" w:hAnsi="仿宋" w:eastAsia="仿宋" w:cs="宋体"/>
          <w:color w:val="000000"/>
          <w:kern w:val="0"/>
          <w:sz w:val="32"/>
          <w:szCs w:val="32"/>
        </w:rPr>
        <w:t>亿元，其中银担分险业务额度</w:t>
      </w:r>
      <w:del w:id="5" w:author="刘卓" w:date="2025-05-27T10:28:40Z">
        <w:r>
          <w:rPr>
            <w:rFonts w:hint="default" w:ascii="仿宋" w:hAnsi="仿宋" w:eastAsia="仿宋" w:cs="宋体"/>
            <w:color w:val="000000"/>
            <w:kern w:val="0"/>
            <w:sz w:val="32"/>
            <w:szCs w:val="32"/>
            <w:lang w:val="en-US"/>
          </w:rPr>
          <w:delText>367.67</w:delText>
        </w:r>
      </w:del>
      <w:ins w:id="6" w:author="刘卓" w:date="2025-05-27T10:28:40Z">
        <w:r>
          <w:rPr>
            <w:rFonts w:hint="eastAsia" w:ascii="仿宋" w:hAnsi="仿宋" w:eastAsia="仿宋" w:cs="宋体"/>
            <w:color w:val="000000"/>
            <w:kern w:val="0"/>
            <w:sz w:val="32"/>
            <w:szCs w:val="32"/>
            <w:lang w:val="en-US" w:eastAsia="zh-CN"/>
          </w:rPr>
          <w:t>3</w:t>
        </w:r>
      </w:ins>
      <w:ins w:id="7" w:author="刘卓" w:date="2025-05-27T10:28:41Z">
        <w:r>
          <w:rPr>
            <w:rFonts w:hint="eastAsia" w:ascii="仿宋" w:hAnsi="仿宋" w:eastAsia="仿宋" w:cs="宋体"/>
            <w:color w:val="000000"/>
            <w:kern w:val="0"/>
            <w:sz w:val="32"/>
            <w:szCs w:val="32"/>
            <w:lang w:val="en-US" w:eastAsia="zh-CN"/>
          </w:rPr>
          <w:t>75.6</w:t>
        </w:r>
      </w:ins>
      <w:r>
        <w:rPr>
          <w:rFonts w:hint="eastAsia" w:ascii="仿宋" w:hAnsi="仿宋" w:eastAsia="仿宋" w:cs="宋体"/>
          <w:color w:val="000000"/>
          <w:kern w:val="0"/>
          <w:sz w:val="32"/>
          <w:szCs w:val="32"/>
        </w:rPr>
        <w:t>亿元，非银担分险业务额度</w:t>
      </w:r>
      <w:del w:id="8" w:author="刘卓" w:date="2025-05-27T10:28:30Z">
        <w:r>
          <w:rPr>
            <w:rFonts w:hint="default" w:ascii="仿宋" w:hAnsi="仿宋" w:eastAsia="仿宋" w:cs="宋体"/>
            <w:color w:val="000000"/>
            <w:kern w:val="0"/>
            <w:sz w:val="32"/>
            <w:szCs w:val="32"/>
            <w:lang w:val="en-US"/>
          </w:rPr>
          <w:delText>83.63</w:delText>
        </w:r>
      </w:del>
      <w:ins w:id="9" w:author="刘卓" w:date="2025-05-27T10:28:30Z">
        <w:r>
          <w:rPr>
            <w:rFonts w:hint="eastAsia" w:ascii="仿宋" w:hAnsi="仿宋" w:eastAsia="仿宋" w:cs="宋体"/>
            <w:color w:val="000000"/>
            <w:kern w:val="0"/>
            <w:sz w:val="32"/>
            <w:szCs w:val="32"/>
            <w:lang w:val="en-US" w:eastAsia="zh-CN"/>
          </w:rPr>
          <w:t>75</w:t>
        </w:r>
      </w:ins>
      <w:ins w:id="10" w:author="刘卓" w:date="2025-05-27T10:28:31Z">
        <w:r>
          <w:rPr>
            <w:rFonts w:hint="eastAsia" w:ascii="仿宋" w:hAnsi="仿宋" w:eastAsia="仿宋" w:cs="宋体"/>
            <w:color w:val="000000"/>
            <w:kern w:val="0"/>
            <w:sz w:val="32"/>
            <w:szCs w:val="32"/>
            <w:lang w:val="en-US" w:eastAsia="zh-CN"/>
          </w:rPr>
          <w:t>.7</w:t>
        </w:r>
      </w:ins>
      <w:r>
        <w:rPr>
          <w:rFonts w:hint="eastAsia" w:ascii="仿宋" w:hAnsi="仿宋" w:eastAsia="仿宋" w:cs="宋体"/>
          <w:color w:val="000000"/>
          <w:kern w:val="0"/>
          <w:sz w:val="32"/>
          <w:szCs w:val="32"/>
        </w:rPr>
        <w:t>亿元，银担分险授信额度占比81.46%。同时，</w:t>
      </w:r>
      <w:r>
        <w:rPr>
          <w:rFonts w:hint="eastAsia" w:ascii="仿宋" w:hAnsi="仿宋" w:eastAsia="仿宋"/>
          <w:bCs/>
          <w:sz w:val="32"/>
          <w:szCs w:val="32"/>
        </w:rPr>
        <w:t>本年给予14家开展</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有企业担保贷款业务的担保机构</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有企业担保贷款授信额度2.13亿元</w:t>
      </w:r>
      <w:r>
        <w:rPr>
          <w:rFonts w:hint="eastAsia" w:ascii="仿宋" w:hAnsi="仿宋" w:eastAsia="仿宋" w:cs="宋体"/>
          <w:color w:val="000000"/>
          <w:kern w:val="0"/>
          <w:sz w:val="32"/>
          <w:szCs w:val="32"/>
        </w:rPr>
        <w:t>。</w:t>
      </w:r>
    </w:p>
    <w:p w14:paraId="339617F5">
      <w:pPr>
        <w:spacing w:line="600" w:lineRule="exact"/>
        <w:ind w:firstLine="640" w:firstLineChars="200"/>
        <w:rPr>
          <w:rFonts w:hint="eastAsia" w:ascii="仿宋" w:hAnsi="仿宋" w:eastAsia="仿宋"/>
          <w:bCs/>
          <w:sz w:val="32"/>
          <w:szCs w:val="32"/>
        </w:rPr>
      </w:pPr>
      <w:r>
        <w:rPr>
          <w:rFonts w:hint="eastAsia" w:ascii="仿宋" w:hAnsi="仿宋" w:eastAsia="仿宋" w:cs="Times New Roman"/>
          <w:sz w:val="32"/>
          <w:szCs w:val="32"/>
        </w:rPr>
        <w:t>（一）合作担保机构</w:t>
      </w:r>
      <w:r>
        <w:rPr>
          <w:rFonts w:hint="eastAsia" w:ascii="仿宋" w:hAnsi="仿宋" w:eastAsia="仿宋"/>
          <w:bCs/>
          <w:sz w:val="32"/>
          <w:szCs w:val="32"/>
        </w:rPr>
        <w:t>银担分险业务额度为总授信额度减去非银担分险业务额度。</w:t>
      </w:r>
      <w:r>
        <w:rPr>
          <w:rFonts w:hint="eastAsia" w:ascii="仿宋" w:hAnsi="仿宋" w:eastAsia="仿宋"/>
          <w:bCs/>
          <w:sz w:val="32"/>
          <w:szCs w:val="32"/>
          <w:highlight w:val="none"/>
          <w:rPrChange w:id="11" w:author="刘卓" w:date="2025-05-27T10:08:40Z">
            <w:rPr>
              <w:rFonts w:hint="eastAsia" w:ascii="仿宋" w:hAnsi="仿宋" w:eastAsia="仿宋"/>
              <w:bCs/>
              <w:sz w:val="32"/>
              <w:szCs w:val="32"/>
              <w:highlight w:val="yellow"/>
            </w:rPr>
          </w:rPrChange>
        </w:rPr>
        <w:t>我司2025年备案</w:t>
      </w:r>
      <w:del w:id="12" w:author="刘卓" w:date="2025-05-27T10:03:50Z">
        <w:r>
          <w:rPr>
            <w:rFonts w:hint="eastAsia" w:ascii="仿宋" w:hAnsi="仿宋" w:eastAsia="仿宋"/>
            <w:bCs/>
            <w:sz w:val="32"/>
            <w:szCs w:val="32"/>
            <w:highlight w:val="none"/>
            <w:rPrChange w:id="13" w:author="刘卓" w:date="2025-05-27T10:08:40Z">
              <w:rPr>
                <w:rFonts w:hint="eastAsia" w:ascii="仿宋" w:hAnsi="仿宋" w:eastAsia="仿宋"/>
                <w:bCs/>
                <w:sz w:val="32"/>
                <w:szCs w:val="32"/>
                <w:highlight w:val="yellow"/>
              </w:rPr>
            </w:rPrChange>
          </w:rPr>
          <w:delText>业务</w:delText>
        </w:r>
      </w:del>
      <w:r>
        <w:rPr>
          <w:rFonts w:hint="eastAsia" w:ascii="仿宋" w:hAnsi="仿宋" w:eastAsia="仿宋"/>
          <w:bCs/>
          <w:sz w:val="32"/>
          <w:szCs w:val="32"/>
          <w:highlight w:val="none"/>
          <w:rPrChange w:id="14" w:author="刘卓" w:date="2025-05-27T10:08:40Z">
            <w:rPr>
              <w:rFonts w:hint="eastAsia" w:ascii="仿宋" w:hAnsi="仿宋" w:eastAsia="仿宋"/>
              <w:bCs/>
              <w:sz w:val="32"/>
              <w:szCs w:val="32"/>
              <w:highlight w:val="yellow"/>
            </w:rPr>
          </w:rPrChange>
        </w:rPr>
        <w:t>政策约定非银担分险业务规模</w:t>
      </w:r>
      <w:ins w:id="15" w:author="刘卓" w:date="2025-05-27T10:01:34Z">
        <w:r>
          <w:rPr>
            <w:rFonts w:hint="eastAsia" w:ascii="仿宋" w:hAnsi="仿宋" w:eastAsia="仿宋"/>
            <w:bCs/>
            <w:sz w:val="32"/>
            <w:szCs w:val="32"/>
            <w:highlight w:val="none"/>
            <w:lang w:val="en-US" w:eastAsia="zh-CN"/>
            <w:rPrChange w:id="16" w:author="刘卓" w:date="2025-05-27T10:08:40Z">
              <w:rPr>
                <w:rFonts w:hint="eastAsia" w:ascii="仿宋" w:hAnsi="仿宋" w:eastAsia="仿宋"/>
                <w:bCs/>
                <w:sz w:val="32"/>
                <w:szCs w:val="32"/>
                <w:highlight w:val="yellow"/>
                <w:lang w:val="en-US" w:eastAsia="zh-CN"/>
              </w:rPr>
            </w:rPrChange>
          </w:rPr>
          <w:t>应在</w:t>
        </w:r>
      </w:ins>
      <w:ins w:id="17" w:author="刘卓" w:date="2025-05-27T10:01:35Z">
        <w:r>
          <w:rPr>
            <w:rFonts w:hint="eastAsia" w:ascii="仿宋" w:hAnsi="仿宋" w:eastAsia="仿宋"/>
            <w:bCs/>
            <w:sz w:val="32"/>
            <w:szCs w:val="32"/>
            <w:highlight w:val="none"/>
            <w:lang w:val="en-US" w:eastAsia="zh-CN"/>
            <w:rPrChange w:id="18" w:author="刘卓" w:date="2025-05-27T10:08:40Z">
              <w:rPr>
                <w:rFonts w:hint="eastAsia" w:ascii="仿宋" w:hAnsi="仿宋" w:eastAsia="仿宋"/>
                <w:bCs/>
                <w:sz w:val="32"/>
                <w:szCs w:val="32"/>
                <w:highlight w:val="yellow"/>
                <w:lang w:val="en-US" w:eastAsia="zh-CN"/>
              </w:rPr>
            </w:rPrChange>
          </w:rPr>
          <w:t>2024</w:t>
        </w:r>
      </w:ins>
      <w:ins w:id="19" w:author="刘卓" w:date="2025-05-27T10:01:38Z">
        <w:r>
          <w:rPr>
            <w:rFonts w:hint="eastAsia" w:ascii="仿宋" w:hAnsi="仿宋" w:eastAsia="仿宋"/>
            <w:bCs/>
            <w:sz w:val="32"/>
            <w:szCs w:val="32"/>
            <w:highlight w:val="none"/>
            <w:lang w:val="en-US" w:eastAsia="zh-CN"/>
            <w:rPrChange w:id="20" w:author="刘卓" w:date="2025-05-27T10:08:40Z">
              <w:rPr>
                <w:rFonts w:hint="eastAsia" w:ascii="仿宋" w:hAnsi="仿宋" w:eastAsia="仿宋"/>
                <w:bCs/>
                <w:sz w:val="32"/>
                <w:szCs w:val="32"/>
                <w:highlight w:val="yellow"/>
                <w:lang w:val="en-US" w:eastAsia="zh-CN"/>
              </w:rPr>
            </w:rPrChange>
          </w:rPr>
          <w:t>年</w:t>
        </w:r>
      </w:ins>
      <w:ins w:id="21" w:author="刘卓" w:date="2025-05-27T10:01:41Z">
        <w:r>
          <w:rPr>
            <w:rFonts w:hint="eastAsia" w:ascii="仿宋" w:hAnsi="仿宋" w:eastAsia="仿宋"/>
            <w:bCs/>
            <w:sz w:val="32"/>
            <w:szCs w:val="32"/>
            <w:highlight w:val="none"/>
            <w:lang w:val="en-US" w:eastAsia="zh-CN"/>
            <w:rPrChange w:id="22" w:author="刘卓" w:date="2025-05-27T10:08:40Z">
              <w:rPr>
                <w:rFonts w:hint="eastAsia" w:ascii="仿宋" w:hAnsi="仿宋" w:eastAsia="仿宋"/>
                <w:bCs/>
                <w:sz w:val="32"/>
                <w:szCs w:val="32"/>
                <w:highlight w:val="yellow"/>
                <w:lang w:val="en-US" w:eastAsia="zh-CN"/>
              </w:rPr>
            </w:rPrChange>
          </w:rPr>
          <w:t>基础上</w:t>
        </w:r>
      </w:ins>
      <w:ins w:id="23" w:author="刘卓" w:date="2025-05-27T10:01:48Z">
        <w:r>
          <w:rPr>
            <w:rFonts w:hint="eastAsia" w:ascii="仿宋" w:hAnsi="仿宋" w:eastAsia="仿宋"/>
            <w:bCs/>
            <w:sz w:val="32"/>
            <w:szCs w:val="32"/>
            <w:highlight w:val="none"/>
            <w:lang w:val="en-US" w:eastAsia="zh-CN"/>
            <w:rPrChange w:id="24" w:author="刘卓" w:date="2025-05-27T10:08:40Z">
              <w:rPr>
                <w:rFonts w:hint="eastAsia" w:ascii="仿宋" w:hAnsi="仿宋" w:eastAsia="仿宋"/>
                <w:bCs/>
                <w:sz w:val="32"/>
                <w:szCs w:val="32"/>
                <w:highlight w:val="yellow"/>
                <w:lang w:val="en-US" w:eastAsia="zh-CN"/>
              </w:rPr>
            </w:rPrChange>
          </w:rPr>
          <w:t>进行</w:t>
        </w:r>
      </w:ins>
      <w:ins w:id="25" w:author="刘卓" w:date="2025-05-27T10:01:52Z">
        <w:r>
          <w:rPr>
            <w:rFonts w:hint="eastAsia" w:ascii="仿宋" w:hAnsi="仿宋" w:eastAsia="仿宋"/>
            <w:bCs/>
            <w:sz w:val="32"/>
            <w:szCs w:val="32"/>
            <w:highlight w:val="none"/>
            <w:lang w:val="en-US" w:eastAsia="zh-CN"/>
            <w:rPrChange w:id="26" w:author="刘卓" w:date="2025-05-27T10:08:40Z">
              <w:rPr>
                <w:rFonts w:hint="eastAsia" w:ascii="仿宋" w:hAnsi="仿宋" w:eastAsia="仿宋"/>
                <w:bCs/>
                <w:sz w:val="32"/>
                <w:szCs w:val="32"/>
                <w:highlight w:val="yellow"/>
                <w:lang w:val="en-US" w:eastAsia="zh-CN"/>
              </w:rPr>
            </w:rPrChange>
          </w:rPr>
          <w:t>压降</w:t>
        </w:r>
      </w:ins>
      <w:ins w:id="27" w:author="刘卓" w:date="2025-05-27T10:01:53Z">
        <w:r>
          <w:rPr>
            <w:rFonts w:hint="eastAsia" w:ascii="仿宋" w:hAnsi="仿宋" w:eastAsia="仿宋"/>
            <w:bCs/>
            <w:sz w:val="32"/>
            <w:szCs w:val="32"/>
            <w:highlight w:val="none"/>
            <w:lang w:val="en-US" w:eastAsia="zh-CN"/>
            <w:rPrChange w:id="28" w:author="刘卓" w:date="2025-05-27T10:08:40Z">
              <w:rPr>
                <w:rFonts w:hint="eastAsia" w:ascii="仿宋" w:hAnsi="仿宋" w:eastAsia="仿宋"/>
                <w:bCs/>
                <w:sz w:val="32"/>
                <w:szCs w:val="32"/>
                <w:highlight w:val="yellow"/>
                <w:lang w:val="en-US" w:eastAsia="zh-CN"/>
              </w:rPr>
            </w:rPrChange>
          </w:rPr>
          <w:t>，</w:t>
        </w:r>
      </w:ins>
      <w:ins w:id="29" w:author="刘卓" w:date="2025-05-27T10:02:06Z">
        <w:r>
          <w:rPr>
            <w:rFonts w:hint="eastAsia" w:ascii="仿宋" w:hAnsi="仿宋" w:eastAsia="仿宋"/>
            <w:bCs/>
            <w:sz w:val="32"/>
            <w:szCs w:val="32"/>
            <w:highlight w:val="none"/>
            <w:lang w:val="en-US" w:eastAsia="zh-CN"/>
            <w:rPrChange w:id="30" w:author="刘卓" w:date="2025-05-27T10:08:40Z">
              <w:rPr>
                <w:rFonts w:hint="eastAsia" w:ascii="仿宋" w:hAnsi="仿宋" w:eastAsia="仿宋"/>
                <w:bCs/>
                <w:sz w:val="32"/>
                <w:szCs w:val="32"/>
                <w:highlight w:val="yellow"/>
                <w:lang w:val="en-US" w:eastAsia="zh-CN"/>
              </w:rPr>
            </w:rPrChange>
          </w:rPr>
          <w:t>且</w:t>
        </w:r>
      </w:ins>
      <w:ins w:id="31" w:author="刘卓" w:date="2025-05-27T10:02:01Z">
        <w:r>
          <w:rPr>
            <w:rFonts w:hint="eastAsia" w:ascii="仿宋" w:hAnsi="仿宋" w:eastAsia="仿宋"/>
            <w:bCs/>
            <w:sz w:val="32"/>
            <w:szCs w:val="32"/>
            <w:highlight w:val="none"/>
            <w:lang w:val="en-US" w:eastAsia="zh-CN"/>
            <w:rPrChange w:id="32" w:author="刘卓" w:date="2025-05-27T10:08:40Z">
              <w:rPr>
                <w:rFonts w:hint="eastAsia" w:ascii="仿宋" w:hAnsi="仿宋" w:eastAsia="仿宋"/>
                <w:bCs/>
                <w:sz w:val="32"/>
                <w:szCs w:val="32"/>
                <w:highlight w:val="yellow"/>
                <w:lang w:val="en-US" w:eastAsia="zh-CN"/>
              </w:rPr>
            </w:rPrChange>
          </w:rPr>
          <w:t>比例</w:t>
        </w:r>
      </w:ins>
      <w:ins w:id="33" w:author="刘卓" w:date="2025-05-27T10:02:16Z">
        <w:r>
          <w:rPr>
            <w:rFonts w:hint="eastAsia" w:ascii="仿宋" w:hAnsi="仿宋" w:eastAsia="仿宋"/>
            <w:bCs/>
            <w:sz w:val="32"/>
            <w:szCs w:val="32"/>
            <w:highlight w:val="none"/>
            <w:lang w:val="en-US" w:eastAsia="zh-CN"/>
            <w:rPrChange w:id="34" w:author="刘卓" w:date="2025-05-27T10:08:40Z">
              <w:rPr>
                <w:rFonts w:hint="eastAsia" w:ascii="仿宋" w:hAnsi="仿宋" w:eastAsia="仿宋"/>
                <w:bCs/>
                <w:sz w:val="32"/>
                <w:szCs w:val="32"/>
                <w:highlight w:val="yellow"/>
                <w:lang w:val="en-US" w:eastAsia="zh-CN"/>
              </w:rPr>
            </w:rPrChange>
          </w:rPr>
          <w:t>不得低于</w:t>
        </w:r>
      </w:ins>
      <w:ins w:id="35" w:author="刘卓" w:date="2025-05-27T10:02:17Z">
        <w:r>
          <w:rPr>
            <w:rFonts w:hint="eastAsia" w:ascii="仿宋" w:hAnsi="仿宋" w:eastAsia="仿宋"/>
            <w:bCs/>
            <w:sz w:val="32"/>
            <w:szCs w:val="32"/>
            <w:highlight w:val="none"/>
            <w:lang w:val="en-US" w:eastAsia="zh-CN"/>
            <w:rPrChange w:id="36" w:author="刘卓" w:date="2025-05-27T10:08:40Z">
              <w:rPr>
                <w:rFonts w:hint="eastAsia" w:ascii="仿宋" w:hAnsi="仿宋" w:eastAsia="仿宋"/>
                <w:bCs/>
                <w:sz w:val="32"/>
                <w:szCs w:val="32"/>
                <w:highlight w:val="yellow"/>
                <w:lang w:val="en-US" w:eastAsia="zh-CN"/>
              </w:rPr>
            </w:rPrChange>
          </w:rPr>
          <w:t>10</w:t>
        </w:r>
      </w:ins>
      <w:ins w:id="37" w:author="刘卓" w:date="2025-05-27T10:02:18Z">
        <w:r>
          <w:rPr>
            <w:rFonts w:hint="eastAsia" w:ascii="仿宋" w:hAnsi="仿宋" w:eastAsia="仿宋"/>
            <w:bCs/>
            <w:sz w:val="32"/>
            <w:szCs w:val="32"/>
            <w:highlight w:val="none"/>
            <w:lang w:val="en-US" w:eastAsia="zh-CN"/>
            <w:rPrChange w:id="38" w:author="刘卓" w:date="2025-05-27T10:08:40Z">
              <w:rPr>
                <w:rFonts w:hint="eastAsia" w:ascii="仿宋" w:hAnsi="仿宋" w:eastAsia="仿宋"/>
                <w:bCs/>
                <w:sz w:val="32"/>
                <w:szCs w:val="32"/>
                <w:highlight w:val="yellow"/>
                <w:lang w:val="en-US" w:eastAsia="zh-CN"/>
              </w:rPr>
            </w:rPrChange>
          </w:rPr>
          <w:t>%</w:t>
        </w:r>
      </w:ins>
      <w:ins w:id="39" w:author="刘卓" w:date="2025-05-27T10:02:33Z">
        <w:r>
          <w:rPr>
            <w:rFonts w:hint="eastAsia" w:ascii="仿宋" w:hAnsi="仿宋" w:eastAsia="仿宋"/>
            <w:bCs/>
            <w:sz w:val="32"/>
            <w:szCs w:val="32"/>
            <w:highlight w:val="none"/>
            <w:lang w:val="en-US" w:eastAsia="zh-CN"/>
            <w:rPrChange w:id="40" w:author="刘卓" w:date="2025-05-27T10:08:40Z">
              <w:rPr>
                <w:rFonts w:hint="eastAsia" w:ascii="仿宋" w:hAnsi="仿宋" w:eastAsia="仿宋"/>
                <w:bCs/>
                <w:sz w:val="32"/>
                <w:szCs w:val="32"/>
                <w:highlight w:val="yellow"/>
                <w:lang w:val="en-US" w:eastAsia="zh-CN"/>
              </w:rPr>
            </w:rPrChange>
          </w:rPr>
          <w:t>，</w:t>
        </w:r>
      </w:ins>
      <w:del w:id="41" w:author="刘卓" w:date="2025-05-27T10:02:30Z">
        <w:r>
          <w:rPr>
            <w:rFonts w:hint="eastAsia" w:ascii="仿宋" w:hAnsi="仿宋" w:eastAsia="仿宋"/>
            <w:bCs/>
            <w:sz w:val="32"/>
            <w:szCs w:val="32"/>
            <w:highlight w:val="none"/>
            <w:rPrChange w:id="42" w:author="刘卓" w:date="2025-05-27T10:08:40Z">
              <w:rPr>
                <w:rFonts w:hint="eastAsia" w:ascii="仿宋" w:hAnsi="仿宋" w:eastAsia="仿宋"/>
                <w:bCs/>
                <w:sz w:val="32"/>
                <w:szCs w:val="32"/>
                <w:highlight w:val="yellow"/>
              </w:rPr>
            </w:rPrChange>
          </w:rPr>
          <w:delText>不得高于上年，</w:delText>
        </w:r>
      </w:del>
      <w:r>
        <w:rPr>
          <w:rFonts w:hint="eastAsia" w:ascii="仿宋" w:hAnsi="仿宋" w:eastAsia="仿宋"/>
          <w:bCs/>
          <w:sz w:val="32"/>
          <w:szCs w:val="32"/>
          <w:highlight w:val="none"/>
          <w:rPrChange w:id="43" w:author="刘卓" w:date="2025-05-27T10:08:40Z">
            <w:rPr>
              <w:rFonts w:hint="eastAsia" w:ascii="仿宋" w:hAnsi="仿宋" w:eastAsia="仿宋"/>
              <w:bCs/>
              <w:sz w:val="32"/>
              <w:szCs w:val="32"/>
              <w:highlight w:val="yellow"/>
            </w:rPr>
          </w:rPrChange>
        </w:rPr>
        <w:t>因此本年合作</w:t>
      </w:r>
      <w:r>
        <w:rPr>
          <w:rFonts w:hint="eastAsia" w:ascii="仿宋" w:hAnsi="仿宋" w:eastAsia="仿宋" w:cs="仿宋"/>
          <w:sz w:val="32"/>
          <w:szCs w:val="32"/>
          <w:highlight w:val="none"/>
          <w:rPrChange w:id="44" w:author="刘卓" w:date="2025-05-27T10:08:40Z">
            <w:rPr>
              <w:rFonts w:hint="eastAsia" w:ascii="仿宋" w:hAnsi="仿宋" w:eastAsia="仿宋" w:cs="仿宋"/>
              <w:sz w:val="32"/>
              <w:szCs w:val="32"/>
              <w:highlight w:val="yellow"/>
            </w:rPr>
          </w:rPrChange>
        </w:rPr>
        <w:t>担保机构</w:t>
      </w:r>
      <w:r>
        <w:rPr>
          <w:rFonts w:hint="eastAsia" w:ascii="仿宋" w:hAnsi="仿宋" w:eastAsia="仿宋"/>
          <w:bCs/>
          <w:sz w:val="32"/>
          <w:szCs w:val="32"/>
          <w:highlight w:val="none"/>
          <w:rPrChange w:id="45" w:author="刘卓" w:date="2025-05-27T10:08:40Z">
            <w:rPr>
              <w:rFonts w:hint="eastAsia" w:ascii="仿宋" w:hAnsi="仿宋" w:eastAsia="仿宋"/>
              <w:bCs/>
              <w:sz w:val="32"/>
              <w:szCs w:val="32"/>
              <w:highlight w:val="yellow"/>
            </w:rPr>
          </w:rPrChange>
        </w:rPr>
        <w:t>非银担分险业务额度</w:t>
      </w:r>
      <w:del w:id="46" w:author="刘卓" w:date="2025-05-27T10:04:11Z">
        <w:r>
          <w:rPr>
            <w:rFonts w:hint="default" w:ascii="仿宋" w:hAnsi="仿宋" w:eastAsia="仿宋"/>
            <w:bCs/>
            <w:sz w:val="32"/>
            <w:szCs w:val="32"/>
            <w:highlight w:val="none"/>
            <w:lang w:val="en-US"/>
            <w:rPrChange w:id="47" w:author="刘卓" w:date="2025-05-27T10:08:40Z">
              <w:rPr>
                <w:rFonts w:hint="default" w:ascii="仿宋" w:hAnsi="仿宋" w:eastAsia="仿宋"/>
                <w:bCs/>
                <w:sz w:val="32"/>
                <w:szCs w:val="32"/>
                <w:highlight w:val="yellow"/>
                <w:lang w:val="en-US"/>
              </w:rPr>
            </w:rPrChange>
          </w:rPr>
          <w:delText>以</w:delText>
        </w:r>
      </w:del>
      <w:ins w:id="48" w:author="刘卓" w:date="2025-05-27T10:04:12Z">
        <w:r>
          <w:rPr>
            <w:rFonts w:hint="eastAsia" w:ascii="仿宋" w:hAnsi="仿宋" w:eastAsia="仿宋"/>
            <w:bCs/>
            <w:sz w:val="32"/>
            <w:szCs w:val="32"/>
            <w:highlight w:val="none"/>
            <w:lang w:val="en-US" w:eastAsia="zh-CN"/>
            <w:rPrChange w:id="49" w:author="刘卓" w:date="2025-05-27T10:08:40Z">
              <w:rPr>
                <w:rFonts w:hint="eastAsia" w:ascii="仿宋" w:hAnsi="仿宋" w:eastAsia="仿宋"/>
                <w:bCs/>
                <w:sz w:val="32"/>
                <w:szCs w:val="32"/>
                <w:highlight w:val="yellow"/>
                <w:lang w:val="en-US" w:eastAsia="zh-CN"/>
              </w:rPr>
            </w:rPrChange>
          </w:rPr>
          <w:t>在</w:t>
        </w:r>
      </w:ins>
      <w:del w:id="50" w:author="刘卓" w:date="2025-05-27T10:02:52Z">
        <w:r>
          <w:rPr>
            <w:rFonts w:hint="default" w:ascii="仿宋" w:hAnsi="仿宋" w:eastAsia="仿宋"/>
            <w:bCs/>
            <w:sz w:val="32"/>
            <w:szCs w:val="32"/>
            <w:highlight w:val="none"/>
            <w:lang w:val="en-US"/>
            <w:rPrChange w:id="51" w:author="刘卓" w:date="2025-05-27T10:08:40Z">
              <w:rPr>
                <w:rFonts w:hint="default" w:ascii="仿宋" w:hAnsi="仿宋" w:eastAsia="仿宋"/>
                <w:bCs/>
                <w:sz w:val="32"/>
                <w:szCs w:val="32"/>
                <w:highlight w:val="yellow"/>
                <w:lang w:val="en-US"/>
              </w:rPr>
            </w:rPrChange>
          </w:rPr>
          <w:delText>上年</w:delText>
        </w:r>
      </w:del>
      <w:ins w:id="52" w:author="刘卓" w:date="2025-05-27T10:02:52Z">
        <w:r>
          <w:rPr>
            <w:rFonts w:hint="eastAsia" w:ascii="仿宋" w:hAnsi="仿宋" w:eastAsia="仿宋"/>
            <w:bCs/>
            <w:sz w:val="32"/>
            <w:szCs w:val="32"/>
            <w:highlight w:val="none"/>
            <w:lang w:val="en-US" w:eastAsia="zh-CN"/>
            <w:rPrChange w:id="53" w:author="刘卓" w:date="2025-05-27T10:08:40Z">
              <w:rPr>
                <w:rFonts w:hint="eastAsia" w:ascii="仿宋" w:hAnsi="仿宋" w:eastAsia="仿宋"/>
                <w:bCs/>
                <w:sz w:val="32"/>
                <w:szCs w:val="32"/>
                <w:highlight w:val="yellow"/>
                <w:lang w:val="en-US" w:eastAsia="zh-CN"/>
              </w:rPr>
            </w:rPrChange>
          </w:rPr>
          <w:t>202</w:t>
        </w:r>
      </w:ins>
      <w:ins w:id="54" w:author="刘卓" w:date="2025-05-27T10:02:53Z">
        <w:r>
          <w:rPr>
            <w:rFonts w:hint="eastAsia" w:ascii="仿宋" w:hAnsi="仿宋" w:eastAsia="仿宋"/>
            <w:bCs/>
            <w:sz w:val="32"/>
            <w:szCs w:val="32"/>
            <w:highlight w:val="none"/>
            <w:lang w:val="en-US" w:eastAsia="zh-CN"/>
            <w:rPrChange w:id="55" w:author="刘卓" w:date="2025-05-27T10:08:40Z">
              <w:rPr>
                <w:rFonts w:hint="eastAsia" w:ascii="仿宋" w:hAnsi="仿宋" w:eastAsia="仿宋"/>
                <w:bCs/>
                <w:sz w:val="32"/>
                <w:szCs w:val="32"/>
                <w:highlight w:val="yellow"/>
                <w:lang w:val="en-US" w:eastAsia="zh-CN"/>
              </w:rPr>
            </w:rPrChange>
          </w:rPr>
          <w:t>4</w:t>
        </w:r>
      </w:ins>
      <w:ins w:id="56" w:author="刘卓" w:date="2025-05-27T10:02:54Z">
        <w:r>
          <w:rPr>
            <w:rFonts w:hint="eastAsia" w:ascii="仿宋" w:hAnsi="仿宋" w:eastAsia="仿宋"/>
            <w:bCs/>
            <w:sz w:val="32"/>
            <w:szCs w:val="32"/>
            <w:highlight w:val="none"/>
            <w:lang w:val="en-US" w:eastAsia="zh-CN"/>
            <w:rPrChange w:id="57" w:author="刘卓" w:date="2025-05-27T10:08:40Z">
              <w:rPr>
                <w:rFonts w:hint="eastAsia" w:ascii="仿宋" w:hAnsi="仿宋" w:eastAsia="仿宋"/>
                <w:bCs/>
                <w:sz w:val="32"/>
                <w:szCs w:val="32"/>
                <w:highlight w:val="yellow"/>
                <w:lang w:val="en-US" w:eastAsia="zh-CN"/>
              </w:rPr>
            </w:rPrChange>
          </w:rPr>
          <w:t>年</w:t>
        </w:r>
      </w:ins>
      <w:r>
        <w:rPr>
          <w:rFonts w:hint="eastAsia" w:ascii="仿宋" w:hAnsi="仿宋" w:eastAsia="仿宋"/>
          <w:bCs/>
          <w:sz w:val="32"/>
          <w:szCs w:val="32"/>
          <w:highlight w:val="none"/>
          <w:rPrChange w:id="58" w:author="刘卓" w:date="2025-05-27T10:08:40Z">
            <w:rPr>
              <w:rFonts w:hint="eastAsia" w:ascii="仿宋" w:hAnsi="仿宋" w:eastAsia="仿宋"/>
              <w:bCs/>
              <w:sz w:val="32"/>
              <w:szCs w:val="32"/>
              <w:highlight w:val="yellow"/>
            </w:rPr>
          </w:rPrChange>
        </w:rPr>
        <w:t>非银担分险业务备案规模</w:t>
      </w:r>
      <w:ins w:id="59" w:author="刘卓" w:date="2025-05-27T10:03:04Z">
        <w:r>
          <w:rPr>
            <w:rFonts w:hint="eastAsia" w:ascii="仿宋" w:hAnsi="仿宋" w:eastAsia="仿宋"/>
            <w:bCs/>
            <w:sz w:val="32"/>
            <w:szCs w:val="32"/>
            <w:highlight w:val="none"/>
            <w:lang w:val="en-US" w:eastAsia="zh-CN"/>
            <w:rPrChange w:id="60" w:author="刘卓" w:date="2025-05-27T10:08:40Z">
              <w:rPr>
                <w:rFonts w:hint="eastAsia" w:ascii="仿宋" w:hAnsi="仿宋" w:eastAsia="仿宋"/>
                <w:bCs/>
                <w:sz w:val="32"/>
                <w:szCs w:val="32"/>
                <w:highlight w:val="yellow"/>
                <w:lang w:val="en-US" w:eastAsia="zh-CN"/>
              </w:rPr>
            </w:rPrChange>
          </w:rPr>
          <w:t>基础上</w:t>
        </w:r>
      </w:ins>
      <w:ins w:id="61" w:author="刘卓" w:date="2025-05-27T10:03:16Z">
        <w:r>
          <w:rPr>
            <w:rFonts w:hint="eastAsia" w:ascii="仿宋" w:hAnsi="仿宋" w:eastAsia="仿宋"/>
            <w:bCs/>
            <w:sz w:val="32"/>
            <w:szCs w:val="32"/>
            <w:highlight w:val="none"/>
            <w:lang w:val="en-US" w:eastAsia="zh-CN"/>
            <w:rPrChange w:id="62" w:author="刘卓" w:date="2025-05-27T10:08:40Z">
              <w:rPr>
                <w:rFonts w:hint="eastAsia" w:ascii="仿宋" w:hAnsi="仿宋" w:eastAsia="仿宋"/>
                <w:bCs/>
                <w:sz w:val="32"/>
                <w:szCs w:val="32"/>
                <w:highlight w:val="yellow"/>
                <w:lang w:val="en-US" w:eastAsia="zh-CN"/>
              </w:rPr>
            </w:rPrChange>
          </w:rPr>
          <w:t>压降</w:t>
        </w:r>
      </w:ins>
      <w:ins w:id="63" w:author="刘卓" w:date="2025-05-27T10:03:17Z">
        <w:r>
          <w:rPr>
            <w:rFonts w:hint="eastAsia" w:ascii="仿宋" w:hAnsi="仿宋" w:eastAsia="仿宋"/>
            <w:bCs/>
            <w:sz w:val="32"/>
            <w:szCs w:val="32"/>
            <w:highlight w:val="none"/>
            <w:lang w:val="en-US" w:eastAsia="zh-CN"/>
            <w:rPrChange w:id="64" w:author="刘卓" w:date="2025-05-27T10:08:40Z">
              <w:rPr>
                <w:rFonts w:hint="eastAsia" w:ascii="仿宋" w:hAnsi="仿宋" w:eastAsia="仿宋"/>
                <w:bCs/>
                <w:sz w:val="32"/>
                <w:szCs w:val="32"/>
                <w:highlight w:val="yellow"/>
                <w:lang w:val="en-US" w:eastAsia="zh-CN"/>
              </w:rPr>
            </w:rPrChange>
          </w:rPr>
          <w:t>10</w:t>
        </w:r>
      </w:ins>
      <w:ins w:id="65" w:author="刘卓" w:date="2025-05-27T10:03:18Z">
        <w:r>
          <w:rPr>
            <w:rFonts w:hint="eastAsia" w:ascii="仿宋" w:hAnsi="仿宋" w:eastAsia="仿宋"/>
            <w:bCs/>
            <w:sz w:val="32"/>
            <w:szCs w:val="32"/>
            <w:highlight w:val="none"/>
            <w:lang w:val="en-US" w:eastAsia="zh-CN"/>
            <w:rPrChange w:id="66" w:author="刘卓" w:date="2025-05-27T10:08:40Z">
              <w:rPr>
                <w:rFonts w:hint="eastAsia" w:ascii="仿宋" w:hAnsi="仿宋" w:eastAsia="仿宋"/>
                <w:bCs/>
                <w:sz w:val="32"/>
                <w:szCs w:val="32"/>
                <w:highlight w:val="yellow"/>
                <w:lang w:val="en-US" w:eastAsia="zh-CN"/>
              </w:rPr>
            </w:rPrChange>
          </w:rPr>
          <w:t>%</w:t>
        </w:r>
      </w:ins>
      <w:ins w:id="67" w:author="刘卓" w:date="2025-05-27T10:03:23Z">
        <w:r>
          <w:rPr>
            <w:rFonts w:hint="eastAsia" w:ascii="仿宋" w:hAnsi="仿宋" w:eastAsia="仿宋"/>
            <w:bCs/>
            <w:sz w:val="32"/>
            <w:szCs w:val="32"/>
            <w:highlight w:val="none"/>
            <w:lang w:val="en-US" w:eastAsia="zh-CN"/>
            <w:rPrChange w:id="68" w:author="刘卓" w:date="2025-05-27T10:08:40Z">
              <w:rPr>
                <w:rFonts w:hint="eastAsia" w:ascii="仿宋" w:hAnsi="仿宋" w:eastAsia="仿宋"/>
                <w:bCs/>
                <w:sz w:val="32"/>
                <w:szCs w:val="32"/>
                <w:highlight w:val="yellow"/>
                <w:lang w:val="en-US" w:eastAsia="zh-CN"/>
              </w:rPr>
            </w:rPrChange>
          </w:rPr>
          <w:t>予以</w:t>
        </w:r>
      </w:ins>
      <w:r>
        <w:rPr>
          <w:rFonts w:hint="eastAsia" w:ascii="仿宋" w:hAnsi="仿宋" w:eastAsia="仿宋"/>
          <w:bCs/>
          <w:sz w:val="32"/>
          <w:szCs w:val="32"/>
          <w:highlight w:val="none"/>
          <w:rPrChange w:id="69" w:author="刘卓" w:date="2025-05-27T10:08:40Z">
            <w:rPr>
              <w:rFonts w:hint="eastAsia" w:ascii="仿宋" w:hAnsi="仿宋" w:eastAsia="仿宋"/>
              <w:bCs/>
              <w:sz w:val="32"/>
              <w:szCs w:val="32"/>
              <w:highlight w:val="yellow"/>
            </w:rPr>
          </w:rPrChange>
        </w:rPr>
        <w:t>确定，</w:t>
      </w:r>
      <w:r>
        <w:rPr>
          <w:rFonts w:hint="eastAsia" w:ascii="仿宋" w:hAnsi="仿宋" w:eastAsia="仿宋"/>
          <w:bCs/>
          <w:sz w:val="32"/>
          <w:szCs w:val="32"/>
        </w:rPr>
        <w:t>继而银担分险业务额度相应确定。2024年，体系内24家机构备案非银担分险业务85.68亿元，故本年给予以上机构非银担分险业务授信额度</w:t>
      </w:r>
      <w:del w:id="70" w:author="刘卓" w:date="2025-05-27T10:06:42Z">
        <w:r>
          <w:rPr>
            <w:rFonts w:hint="default" w:ascii="仿宋" w:hAnsi="仿宋" w:eastAsia="仿宋"/>
            <w:bCs/>
            <w:sz w:val="32"/>
            <w:szCs w:val="32"/>
            <w:lang w:val="en-US"/>
          </w:rPr>
          <w:delText>83.63</w:delText>
        </w:r>
      </w:del>
      <w:ins w:id="71" w:author="刘卓" w:date="2025-05-27T10:06:42Z">
        <w:r>
          <w:rPr>
            <w:rFonts w:hint="eastAsia" w:ascii="仿宋" w:hAnsi="仿宋" w:eastAsia="仿宋"/>
            <w:bCs/>
            <w:sz w:val="32"/>
            <w:szCs w:val="32"/>
            <w:lang w:val="en-US" w:eastAsia="zh-CN"/>
          </w:rPr>
          <w:t>75.7</w:t>
        </w:r>
      </w:ins>
      <w:r>
        <w:rPr>
          <w:rFonts w:hint="eastAsia" w:ascii="仿宋" w:hAnsi="仿宋" w:eastAsia="仿宋"/>
          <w:bCs/>
          <w:sz w:val="32"/>
          <w:szCs w:val="32"/>
        </w:rPr>
        <w:t>亿元、银担分险业务授信额度2</w:t>
      </w:r>
      <w:del w:id="72" w:author="刘卓" w:date="2025-05-27T10:07:41Z">
        <w:r>
          <w:rPr>
            <w:rFonts w:hint="default" w:ascii="仿宋" w:hAnsi="仿宋" w:eastAsia="仿宋"/>
            <w:bCs/>
            <w:sz w:val="32"/>
            <w:szCs w:val="32"/>
            <w:lang w:val="en-US"/>
          </w:rPr>
          <w:delText>85.37</w:delText>
        </w:r>
      </w:del>
      <w:ins w:id="73" w:author="刘卓" w:date="2025-05-27T10:07:41Z">
        <w:r>
          <w:rPr>
            <w:rFonts w:hint="eastAsia" w:ascii="仿宋" w:hAnsi="仿宋" w:eastAsia="仿宋"/>
            <w:bCs/>
            <w:sz w:val="32"/>
            <w:szCs w:val="32"/>
            <w:lang w:val="en-US" w:eastAsia="zh-CN"/>
          </w:rPr>
          <w:t>93</w:t>
        </w:r>
      </w:ins>
      <w:ins w:id="74" w:author="刘卓" w:date="2025-05-27T10:07:42Z">
        <w:r>
          <w:rPr>
            <w:rFonts w:hint="eastAsia" w:ascii="仿宋" w:hAnsi="仿宋" w:eastAsia="仿宋"/>
            <w:bCs/>
            <w:sz w:val="32"/>
            <w:szCs w:val="32"/>
            <w:lang w:val="en-US" w:eastAsia="zh-CN"/>
          </w:rPr>
          <w:t>.29</w:t>
        </w:r>
      </w:ins>
      <w:r>
        <w:rPr>
          <w:rFonts w:hint="eastAsia" w:ascii="仿宋" w:hAnsi="仿宋" w:eastAsia="仿宋"/>
          <w:bCs/>
          <w:sz w:val="32"/>
          <w:szCs w:val="32"/>
        </w:rPr>
        <w:t>亿元；其余17家机构上年度没有开展非银担分险业务备案，故本年授信额度则全部为银担分险业务授信额度，共计82.3亿元。</w:t>
      </w:r>
    </w:p>
    <w:p w14:paraId="2021D285">
      <w:pPr>
        <w:spacing w:line="600" w:lineRule="exact"/>
        <w:ind w:firstLine="640" w:firstLineChars="200"/>
        <w:rPr>
          <w:rFonts w:hint="eastAsia" w:ascii="仿宋" w:hAnsi="仿宋" w:eastAsia="仿宋" w:cs="宋体"/>
          <w:color w:val="000000"/>
          <w:kern w:val="0"/>
          <w:sz w:val="32"/>
          <w:szCs w:val="32"/>
        </w:rPr>
      </w:pPr>
      <w:r>
        <w:rPr>
          <w:rFonts w:hint="eastAsia" w:ascii="仿宋" w:hAnsi="仿宋" w:eastAsia="仿宋"/>
          <w:bCs/>
          <w:sz w:val="32"/>
          <w:szCs w:val="32"/>
        </w:rPr>
        <w:t>（二）</w:t>
      </w:r>
      <w:r>
        <w:rPr>
          <w:rFonts w:hint="eastAsia" w:ascii="仿宋" w:hAnsi="仿宋" w:eastAsia="仿宋" w:cs="宋体"/>
          <w:color w:val="000000"/>
          <w:kern w:val="0"/>
          <w:sz w:val="32"/>
          <w:szCs w:val="32"/>
        </w:rPr>
        <w:t>2025年备案政策明确要求合作</w:t>
      </w:r>
      <w:r>
        <w:rPr>
          <w:rFonts w:hint="eastAsia" w:ascii="仿宋" w:hAnsi="仿宋" w:eastAsia="仿宋" w:cs="仿宋"/>
          <w:sz w:val="32"/>
          <w:szCs w:val="32"/>
        </w:rPr>
        <w:t>担保机构</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有企业担保贷款备案规模上限为2023年该类业务规模的40%，经对合作担保机构2023年开展的</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有企业担保贷款备案业务进行摸底核查，2023年西投保、铜川担保、宝鸡担保等14家开展</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有企业担保贷款业务5.52亿元，本年按照40%给予以上14家机构</w:t>
      </w:r>
      <w:r>
        <w:rPr>
          <w:rFonts w:hint="eastAsia" w:ascii="仿宋" w:hAnsi="仿宋" w:eastAsia="仿宋" w:cs="宋体"/>
          <w:color w:val="000000"/>
          <w:kern w:val="0"/>
          <w:sz w:val="32"/>
          <w:szCs w:val="32"/>
        </w:rPr>
        <w:t>国</w:t>
      </w:r>
      <w:r>
        <w:rPr>
          <w:rFonts w:hint="eastAsia" w:ascii="仿宋" w:hAnsi="仿宋" w:eastAsia="仿宋"/>
          <w:bCs/>
          <w:sz w:val="32"/>
          <w:szCs w:val="32"/>
        </w:rPr>
        <w:t>有企业担保贷款授信额度2.13亿元，且该额度不属于专项产品额度，包含于各自总</w:t>
      </w:r>
      <w:r>
        <w:rPr>
          <w:rFonts w:hint="eastAsia" w:ascii="仿宋" w:hAnsi="仿宋" w:eastAsia="仿宋" w:cs="宋体"/>
          <w:color w:val="000000"/>
          <w:kern w:val="0"/>
          <w:sz w:val="32"/>
          <w:szCs w:val="32"/>
        </w:rPr>
        <w:t>授信额度之中。</w:t>
      </w:r>
    </w:p>
    <w:p w14:paraId="4C95FADA">
      <w:pPr>
        <w:spacing w:line="600" w:lineRule="exact"/>
        <w:rPr>
          <w:rFonts w:hint="eastAsia" w:ascii="黑体" w:hAnsi="黑体" w:eastAsia="黑体" w:cs="宋体"/>
          <w:color w:val="333333"/>
          <w:kern w:val="0"/>
          <w:sz w:val="32"/>
          <w:szCs w:val="32"/>
        </w:rPr>
      </w:pPr>
      <w:r>
        <w:rPr>
          <w:rFonts w:hint="eastAsia" w:ascii="黑体" w:hAnsi="黑体" w:eastAsia="黑体" w:cs="宋体"/>
          <w:color w:val="333333"/>
          <w:kern w:val="0"/>
          <w:sz w:val="32"/>
          <w:szCs w:val="32"/>
        </w:rPr>
        <w:t xml:space="preserve">    三、授信额度运用</w:t>
      </w:r>
    </w:p>
    <w:p w14:paraId="30C5626D">
      <w:pPr>
        <w:spacing w:line="600" w:lineRule="exact"/>
        <w:ind w:firstLine="640" w:firstLineChars="200"/>
        <w:rPr>
          <w:rFonts w:hint="eastAsia" w:ascii="仿宋" w:hAnsi="仿宋" w:eastAsia="仿宋" w:cs="仿宋"/>
          <w:color w:val="333333"/>
          <w:kern w:val="0"/>
          <w:sz w:val="32"/>
          <w:szCs w:val="32"/>
        </w:rPr>
      </w:pPr>
      <w:r>
        <w:rPr>
          <w:rFonts w:hint="eastAsia" w:ascii="仿宋" w:hAnsi="仿宋" w:eastAsia="仿宋" w:cs="仿宋"/>
          <w:sz w:val="32"/>
          <w:szCs w:val="32"/>
        </w:rPr>
        <w:t>授信额度是担保机构开展备案业务合作的基础，是我司管理再担保合作风险的重要抓手，建议公司审定授信结论后，及时将授信额度与国担数字化平台相关模块进行关联，确保授信管理落实落细。同时，我部将在下半年定期对机构授信使用情况进行动态监控，结合年度合作担保机构评价等次适时开展动态调整工作，确保有限的担保资源效益最大化。</w:t>
      </w:r>
    </w:p>
    <w:p w14:paraId="1F5DB249">
      <w:pPr>
        <w:spacing w:line="600" w:lineRule="exact"/>
        <w:rPr>
          <w:rFonts w:hint="eastAsia" w:ascii="仿宋" w:hAnsi="仿宋" w:eastAsia="仿宋" w:cs="宋体"/>
          <w:color w:val="333333"/>
          <w:kern w:val="0"/>
          <w:sz w:val="32"/>
          <w:szCs w:val="32"/>
        </w:rPr>
      </w:pPr>
    </w:p>
    <w:p w14:paraId="688D6752">
      <w:pPr>
        <w:spacing w:line="60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附件：2025年度合作担保机构再担保业务授信情况统计表</w:t>
      </w:r>
    </w:p>
    <w:p w14:paraId="13C19599">
      <w:pPr>
        <w:spacing w:line="600" w:lineRule="exact"/>
        <w:ind w:firstLine="6400" w:firstLineChars="2000"/>
        <w:rPr>
          <w:rFonts w:hint="eastAsia" w:ascii="仿宋" w:hAnsi="仿宋" w:eastAsia="仿宋" w:cs="宋体"/>
          <w:color w:val="333333"/>
          <w:kern w:val="0"/>
          <w:sz w:val="32"/>
          <w:szCs w:val="32"/>
        </w:rPr>
      </w:pPr>
    </w:p>
    <w:p w14:paraId="0494DC23">
      <w:pPr>
        <w:spacing w:line="600" w:lineRule="exact"/>
        <w:ind w:firstLine="6400" w:firstLineChars="2000"/>
        <w:rPr>
          <w:rFonts w:hint="eastAsia" w:ascii="仿宋" w:hAnsi="仿宋" w:eastAsia="仿宋" w:cs="宋体"/>
          <w:color w:val="333333"/>
          <w:kern w:val="0"/>
          <w:sz w:val="32"/>
          <w:szCs w:val="32"/>
        </w:rPr>
      </w:pPr>
    </w:p>
    <w:p w14:paraId="5DCDDE1D">
      <w:pPr>
        <w:spacing w:line="600" w:lineRule="exact"/>
        <w:ind w:firstLine="6720" w:firstLineChars="2100"/>
        <w:rPr>
          <w:rFonts w:hint="eastAsia" w:ascii="仿宋" w:hAnsi="仿宋" w:eastAsia="仿宋" w:cs="宋体"/>
          <w:color w:val="333333"/>
          <w:kern w:val="0"/>
          <w:sz w:val="32"/>
          <w:szCs w:val="32"/>
        </w:rPr>
      </w:pPr>
      <w:r>
        <w:rPr>
          <w:rFonts w:hint="eastAsia" w:ascii="仿宋" w:hAnsi="仿宋" w:eastAsia="仿宋" w:cs="宋体"/>
          <w:color w:val="333333"/>
          <w:kern w:val="0"/>
          <w:sz w:val="32"/>
          <w:szCs w:val="32"/>
        </w:rPr>
        <w:t>业务一部</w:t>
      </w:r>
    </w:p>
    <w:p w14:paraId="3DCEEF9A">
      <w:pPr>
        <w:spacing w:line="600" w:lineRule="exact"/>
        <w:ind w:firstLine="6080" w:firstLineChars="1900"/>
        <w:rPr>
          <w:rFonts w:hint="eastAsia" w:ascii="仿宋" w:hAnsi="仿宋" w:eastAsia="仿宋"/>
          <w:sz w:val="32"/>
          <w:szCs w:val="32"/>
        </w:rPr>
      </w:pPr>
      <w:r>
        <w:rPr>
          <w:rFonts w:hint="eastAsia" w:ascii="仿宋" w:hAnsi="仿宋" w:eastAsia="仿宋" w:cs="宋体"/>
          <w:color w:val="333333"/>
          <w:kern w:val="0"/>
          <w:sz w:val="32"/>
          <w:szCs w:val="32"/>
        </w:rPr>
        <w:t>2025年5月22日</w:t>
      </w:r>
    </w:p>
    <w:sectPr>
      <w:footerReference r:id="rId3"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9F408EA5-70A8-034A-F02C-CA69379623C3}"/>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00000001" w:usb1="08000000" w:usb2="00000000" w:usb3="00000000" w:csb0="00040000" w:csb1="00000000"/>
    <w:embedRegular r:id="rId2" w:fontKey="{55B04563-6A8B-48D3-F02C-CA6981332FCD}"/>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F5476">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16D066">
                          <w:pPr>
                            <w:pStyle w:val="2"/>
                            <w:rPr>
                              <w:rFonts w:hint="eastAsia" w:asciiTheme="minorEastAsia" w:hAnsiTheme="minorEastAsia" w:cstheme="minorEastAsia"/>
                              <w:sz w:val="24"/>
                              <w:szCs w:val="24"/>
                            </w:rPr>
                          </w:pP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rPr>
                            <w:fldChar w:fldCharType="begin"/>
                          </w:r>
                          <w:r>
                            <w:rPr>
                              <w:rFonts w:hint="eastAsia" w:asciiTheme="minorEastAsia" w:hAnsiTheme="minorEastAsia" w:cstheme="minorEastAsia"/>
                              <w:sz w:val="24"/>
                              <w:szCs w:val="24"/>
                            </w:rPr>
                            <w:instrText xml:space="preserve"> PAGE  \* MERGEFORMAT </w:instrText>
                          </w:r>
                          <w:r>
                            <w:rPr>
                              <w:rFonts w:hint="eastAsia" w:asciiTheme="minorEastAsia" w:hAnsiTheme="minorEastAsia" w:cstheme="minorEastAsia"/>
                              <w:sz w:val="24"/>
                              <w:szCs w:val="24"/>
                            </w:rPr>
                            <w:fldChar w:fldCharType="separate"/>
                          </w:r>
                          <w:r>
                            <w:rPr>
                              <w:rFonts w:hint="eastAsia" w:asciiTheme="minorEastAsia" w:hAnsiTheme="minorEastAsia" w:cstheme="minorEastAsia"/>
                              <w:sz w:val="24"/>
                              <w:szCs w:val="24"/>
                            </w:rPr>
                            <w:t>1</w:t>
                          </w:r>
                          <w:r>
                            <w:rPr>
                              <w:rFonts w:hint="eastAsia" w:asciiTheme="minorEastAsia" w:hAnsiTheme="minorEastAsia" w:cstheme="minorEastAsia"/>
                              <w:sz w:val="24"/>
                              <w:szCs w:val="24"/>
                            </w:rPr>
                            <w:fldChar w:fldCharType="end"/>
                          </w:r>
                          <w:r>
                            <w:rPr>
                              <w:rFonts w:hint="eastAsia" w:asciiTheme="minorEastAsia" w:hAnsiTheme="minorEastAsia" w:cstheme="minorEastAsia"/>
                              <w:sz w:val="24"/>
                              <w:szCs w:val="24"/>
                            </w:rPr>
                            <w:t xml:space="preserve"> —</w:t>
                          </w: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Nd9csBAACcAwAADgAAAGRycy9lMm9Eb2MueG1srVPNjtMwEL4j8Q6W&#10;79RpJVAVNV3tqlqEhABp4QFcx24s+U8et0lfAN6AExfuPFefg7GTdGG57IFLMp6ZfPN9nye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rFTaDEcYsXfvn+7fLj1+XnV7Ks&#10;Vq+zQ32AGhsfAram4c4PuXvKAyaz8EFFm98oiWAd/T1f/ZVDIiJ/tF6t1xWWBNbmA+Kwx89DhPRW&#10;ekty0NCIF1h85af3kMbWuSVPc/5eG4N5Xhv3VwIxc4Zl7iPHHKVhP0zE9749o54e776hDledEvPO&#10;obV5TeYgzsF+Do4h6kOH1JaFF4TbY0IShVueMMJOg/HSirppwfJW/HkuXY8/1f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LRDXfXLAQAAnAMAAA4AAAAAAAAAAQAgAAAAHgEAAGRycy9lMm9E&#10;b2MueG1sUEsFBgAAAAAGAAYAWQEAAFsFAAAAAA==&#10;">
              <v:fill on="f" focussize="0,0"/>
              <v:stroke on="f"/>
              <v:imagedata o:title=""/>
              <o:lock v:ext="edit" aspectratio="f"/>
              <v:textbox inset="0mm,0mm,0mm,0mm" style="mso-fit-shape-to-text:t;">
                <w:txbxContent>
                  <w:p w14:paraId="1516D066">
                    <w:pPr>
                      <w:pStyle w:val="2"/>
                      <w:rPr>
                        <w:rFonts w:hint="eastAsia" w:asciiTheme="minorEastAsia" w:hAnsiTheme="minorEastAsia" w:cstheme="minorEastAsia"/>
                        <w:sz w:val="24"/>
                        <w:szCs w:val="24"/>
                      </w:rPr>
                    </w:pP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rPr>
                      <w:fldChar w:fldCharType="begin"/>
                    </w:r>
                    <w:r>
                      <w:rPr>
                        <w:rFonts w:hint="eastAsia" w:asciiTheme="minorEastAsia" w:hAnsiTheme="minorEastAsia" w:cstheme="minorEastAsia"/>
                        <w:sz w:val="24"/>
                        <w:szCs w:val="24"/>
                      </w:rPr>
                      <w:instrText xml:space="preserve"> PAGE  \* MERGEFORMAT </w:instrText>
                    </w:r>
                    <w:r>
                      <w:rPr>
                        <w:rFonts w:hint="eastAsia" w:asciiTheme="minorEastAsia" w:hAnsiTheme="minorEastAsia" w:cstheme="minorEastAsia"/>
                        <w:sz w:val="24"/>
                        <w:szCs w:val="24"/>
                      </w:rPr>
                      <w:fldChar w:fldCharType="separate"/>
                    </w:r>
                    <w:r>
                      <w:rPr>
                        <w:rFonts w:hint="eastAsia" w:asciiTheme="minorEastAsia" w:hAnsiTheme="minorEastAsia" w:cstheme="minorEastAsia"/>
                        <w:sz w:val="24"/>
                        <w:szCs w:val="24"/>
                      </w:rPr>
                      <w:t>1</w:t>
                    </w:r>
                    <w:r>
                      <w:rPr>
                        <w:rFonts w:hint="eastAsia" w:asciiTheme="minorEastAsia" w:hAnsiTheme="minorEastAsia" w:cstheme="minorEastAsia"/>
                        <w:sz w:val="24"/>
                        <w:szCs w:val="24"/>
                      </w:rPr>
                      <w:fldChar w:fldCharType="end"/>
                    </w:r>
                    <w:r>
                      <w:rPr>
                        <w:rFonts w:hint="eastAsia" w:asciiTheme="minorEastAsia" w:hAnsiTheme="minorEastAsia" w:cstheme="minorEastAsia"/>
                        <w:sz w:val="24"/>
                        <w:szCs w:val="24"/>
                      </w:rPr>
                      <w:t xml:space="preserve"> —</w:t>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卓">
    <w15:presenceInfo w15:providerId="None" w15:userId="刘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hNmJkYTE1MDMxMGQ3ZTM5MWViYzM3NTU4NThjNjMifQ=="/>
  </w:docVars>
  <w:rsids>
    <w:rsidRoot w:val="00321E85"/>
    <w:rsid w:val="0002417C"/>
    <w:rsid w:val="0003232F"/>
    <w:rsid w:val="000E2604"/>
    <w:rsid w:val="00145628"/>
    <w:rsid w:val="00266797"/>
    <w:rsid w:val="00280576"/>
    <w:rsid w:val="0030259E"/>
    <w:rsid w:val="00304F90"/>
    <w:rsid w:val="00321E85"/>
    <w:rsid w:val="0036452A"/>
    <w:rsid w:val="00373D2A"/>
    <w:rsid w:val="003C7DBF"/>
    <w:rsid w:val="003F0D32"/>
    <w:rsid w:val="00451BC4"/>
    <w:rsid w:val="0046560B"/>
    <w:rsid w:val="00483E5E"/>
    <w:rsid w:val="0050542F"/>
    <w:rsid w:val="00525DF2"/>
    <w:rsid w:val="00536180"/>
    <w:rsid w:val="005926BD"/>
    <w:rsid w:val="005A6549"/>
    <w:rsid w:val="005B2AFB"/>
    <w:rsid w:val="005C5862"/>
    <w:rsid w:val="005D0168"/>
    <w:rsid w:val="005F10A7"/>
    <w:rsid w:val="00665497"/>
    <w:rsid w:val="006951F7"/>
    <w:rsid w:val="006C7766"/>
    <w:rsid w:val="006F7961"/>
    <w:rsid w:val="00700E0E"/>
    <w:rsid w:val="007073E0"/>
    <w:rsid w:val="00754173"/>
    <w:rsid w:val="00763BA0"/>
    <w:rsid w:val="007E493C"/>
    <w:rsid w:val="007E5807"/>
    <w:rsid w:val="007F32A3"/>
    <w:rsid w:val="00803877"/>
    <w:rsid w:val="0083244E"/>
    <w:rsid w:val="008A5E85"/>
    <w:rsid w:val="008F4EF2"/>
    <w:rsid w:val="00907B58"/>
    <w:rsid w:val="00921B0E"/>
    <w:rsid w:val="00922A28"/>
    <w:rsid w:val="00941E69"/>
    <w:rsid w:val="00954400"/>
    <w:rsid w:val="00973702"/>
    <w:rsid w:val="009C3F7B"/>
    <w:rsid w:val="009D7322"/>
    <w:rsid w:val="00A24A24"/>
    <w:rsid w:val="00A272B2"/>
    <w:rsid w:val="00A61DD1"/>
    <w:rsid w:val="00A84325"/>
    <w:rsid w:val="00A97D0D"/>
    <w:rsid w:val="00B56828"/>
    <w:rsid w:val="00B60486"/>
    <w:rsid w:val="00B96D15"/>
    <w:rsid w:val="00CA75D5"/>
    <w:rsid w:val="00CD1C9E"/>
    <w:rsid w:val="00D036E2"/>
    <w:rsid w:val="00D51338"/>
    <w:rsid w:val="00D76175"/>
    <w:rsid w:val="00D9447F"/>
    <w:rsid w:val="00DC05F6"/>
    <w:rsid w:val="00DE61EB"/>
    <w:rsid w:val="00DF2253"/>
    <w:rsid w:val="00E32B41"/>
    <w:rsid w:val="00E5605A"/>
    <w:rsid w:val="00E93FD8"/>
    <w:rsid w:val="00EC482D"/>
    <w:rsid w:val="00EE592A"/>
    <w:rsid w:val="00EF5063"/>
    <w:rsid w:val="00F026E8"/>
    <w:rsid w:val="00F3224C"/>
    <w:rsid w:val="00F75BB9"/>
    <w:rsid w:val="00F8297B"/>
    <w:rsid w:val="00F92575"/>
    <w:rsid w:val="00F93EE0"/>
    <w:rsid w:val="01687703"/>
    <w:rsid w:val="01B63447"/>
    <w:rsid w:val="01FD609D"/>
    <w:rsid w:val="021125E9"/>
    <w:rsid w:val="027B4D29"/>
    <w:rsid w:val="02D57E3E"/>
    <w:rsid w:val="039E17AC"/>
    <w:rsid w:val="03C20B2B"/>
    <w:rsid w:val="04363AE8"/>
    <w:rsid w:val="0497003E"/>
    <w:rsid w:val="049735DD"/>
    <w:rsid w:val="05391A15"/>
    <w:rsid w:val="053B5ED5"/>
    <w:rsid w:val="062736E9"/>
    <w:rsid w:val="07302464"/>
    <w:rsid w:val="075E7F7F"/>
    <w:rsid w:val="07930F06"/>
    <w:rsid w:val="07B2792A"/>
    <w:rsid w:val="0A2950A1"/>
    <w:rsid w:val="0A975B23"/>
    <w:rsid w:val="0C191D1A"/>
    <w:rsid w:val="0CFA3905"/>
    <w:rsid w:val="0D1A4E98"/>
    <w:rsid w:val="0EC1666C"/>
    <w:rsid w:val="0FB85B18"/>
    <w:rsid w:val="0FD40866"/>
    <w:rsid w:val="105243B0"/>
    <w:rsid w:val="10A1523E"/>
    <w:rsid w:val="1133021E"/>
    <w:rsid w:val="11817A18"/>
    <w:rsid w:val="123E784A"/>
    <w:rsid w:val="126857B5"/>
    <w:rsid w:val="139B5716"/>
    <w:rsid w:val="145D7AAF"/>
    <w:rsid w:val="145E35E9"/>
    <w:rsid w:val="14CD5DA3"/>
    <w:rsid w:val="15D13671"/>
    <w:rsid w:val="17052A04"/>
    <w:rsid w:val="186A7BC1"/>
    <w:rsid w:val="197F393F"/>
    <w:rsid w:val="19943426"/>
    <w:rsid w:val="19D43730"/>
    <w:rsid w:val="1A932161"/>
    <w:rsid w:val="1BA23AE5"/>
    <w:rsid w:val="1C055E22"/>
    <w:rsid w:val="1CCC0DD2"/>
    <w:rsid w:val="1DF12B02"/>
    <w:rsid w:val="1E6169F2"/>
    <w:rsid w:val="1FAF7DA6"/>
    <w:rsid w:val="1FBC7C1D"/>
    <w:rsid w:val="204F7F08"/>
    <w:rsid w:val="21C55B49"/>
    <w:rsid w:val="21F9410D"/>
    <w:rsid w:val="22AF7AEB"/>
    <w:rsid w:val="22DD7B66"/>
    <w:rsid w:val="23F01CF4"/>
    <w:rsid w:val="23F13D6D"/>
    <w:rsid w:val="24C745BD"/>
    <w:rsid w:val="24DB771E"/>
    <w:rsid w:val="24F6538D"/>
    <w:rsid w:val="25954889"/>
    <w:rsid w:val="26CC74B6"/>
    <w:rsid w:val="29DB16AA"/>
    <w:rsid w:val="2B5B415A"/>
    <w:rsid w:val="2B853C45"/>
    <w:rsid w:val="2C026BC5"/>
    <w:rsid w:val="2D9E0C66"/>
    <w:rsid w:val="2DA52FC1"/>
    <w:rsid w:val="2DA6227A"/>
    <w:rsid w:val="2E271CF8"/>
    <w:rsid w:val="2E9279E9"/>
    <w:rsid w:val="2E9A689E"/>
    <w:rsid w:val="2F1228D8"/>
    <w:rsid w:val="2F204FF5"/>
    <w:rsid w:val="2F481E41"/>
    <w:rsid w:val="2F571595"/>
    <w:rsid w:val="2F57478F"/>
    <w:rsid w:val="2F6D5194"/>
    <w:rsid w:val="2FC64924"/>
    <w:rsid w:val="30B31E99"/>
    <w:rsid w:val="31433220"/>
    <w:rsid w:val="332B5BE3"/>
    <w:rsid w:val="34575602"/>
    <w:rsid w:val="35EA489B"/>
    <w:rsid w:val="35FA4804"/>
    <w:rsid w:val="368B1FEA"/>
    <w:rsid w:val="375241BA"/>
    <w:rsid w:val="38F816A4"/>
    <w:rsid w:val="39317DFF"/>
    <w:rsid w:val="3AC47F44"/>
    <w:rsid w:val="3ACC6493"/>
    <w:rsid w:val="3B070E17"/>
    <w:rsid w:val="3E380469"/>
    <w:rsid w:val="3F4A0D8F"/>
    <w:rsid w:val="4019566C"/>
    <w:rsid w:val="41EE0492"/>
    <w:rsid w:val="43103D29"/>
    <w:rsid w:val="43361FA9"/>
    <w:rsid w:val="43797959"/>
    <w:rsid w:val="43A01E09"/>
    <w:rsid w:val="43BE594C"/>
    <w:rsid w:val="453B2E04"/>
    <w:rsid w:val="456B28EB"/>
    <w:rsid w:val="45A303D4"/>
    <w:rsid w:val="45AD2F6C"/>
    <w:rsid w:val="46620030"/>
    <w:rsid w:val="46836945"/>
    <w:rsid w:val="477A3C68"/>
    <w:rsid w:val="47876D4D"/>
    <w:rsid w:val="478C4766"/>
    <w:rsid w:val="48270D4B"/>
    <w:rsid w:val="48375BB7"/>
    <w:rsid w:val="496E05E4"/>
    <w:rsid w:val="4AF46050"/>
    <w:rsid w:val="4B27121A"/>
    <w:rsid w:val="4C5C4D3B"/>
    <w:rsid w:val="4D2B6B0B"/>
    <w:rsid w:val="4D95698E"/>
    <w:rsid w:val="4DB36C56"/>
    <w:rsid w:val="4DD2612B"/>
    <w:rsid w:val="4E662580"/>
    <w:rsid w:val="4E6E3923"/>
    <w:rsid w:val="4EB67460"/>
    <w:rsid w:val="50680152"/>
    <w:rsid w:val="50851A9A"/>
    <w:rsid w:val="51271D10"/>
    <w:rsid w:val="54026F0B"/>
    <w:rsid w:val="556D2FEB"/>
    <w:rsid w:val="55D16E93"/>
    <w:rsid w:val="562C33E7"/>
    <w:rsid w:val="5786346B"/>
    <w:rsid w:val="57E301F5"/>
    <w:rsid w:val="58DC2CC3"/>
    <w:rsid w:val="59C30141"/>
    <w:rsid w:val="5AEB20AC"/>
    <w:rsid w:val="5AFB2AF6"/>
    <w:rsid w:val="5BAF7885"/>
    <w:rsid w:val="5C2158A7"/>
    <w:rsid w:val="5ED25E09"/>
    <w:rsid w:val="5EDD55C1"/>
    <w:rsid w:val="5F903222"/>
    <w:rsid w:val="615D6026"/>
    <w:rsid w:val="63773CAC"/>
    <w:rsid w:val="65EB1CBE"/>
    <w:rsid w:val="65F362B8"/>
    <w:rsid w:val="66185CD0"/>
    <w:rsid w:val="66504EB4"/>
    <w:rsid w:val="66847464"/>
    <w:rsid w:val="670E1254"/>
    <w:rsid w:val="678C52B0"/>
    <w:rsid w:val="690C20A3"/>
    <w:rsid w:val="697A4D00"/>
    <w:rsid w:val="6AEC1C54"/>
    <w:rsid w:val="6C465394"/>
    <w:rsid w:val="6C5506F2"/>
    <w:rsid w:val="6D072507"/>
    <w:rsid w:val="6F2C3855"/>
    <w:rsid w:val="71DE606F"/>
    <w:rsid w:val="72280D1F"/>
    <w:rsid w:val="727676A7"/>
    <w:rsid w:val="74225C84"/>
    <w:rsid w:val="74C84893"/>
    <w:rsid w:val="75486FD0"/>
    <w:rsid w:val="77080198"/>
    <w:rsid w:val="77AD483D"/>
    <w:rsid w:val="797D2432"/>
    <w:rsid w:val="79C145DF"/>
    <w:rsid w:val="79F6326C"/>
    <w:rsid w:val="79FF1460"/>
    <w:rsid w:val="7AE67EF1"/>
    <w:rsid w:val="7B0F34B9"/>
    <w:rsid w:val="7B56651E"/>
    <w:rsid w:val="7BFC2B2D"/>
    <w:rsid w:val="7DFB4B9F"/>
    <w:rsid w:val="7F192494"/>
    <w:rsid w:val="F9FE53E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autoRedefine/>
    <w:semiHidden/>
    <w:unhideWhenUsed/>
    <w:qFormat/>
    <w:uiPriority w:val="99"/>
    <w:pPr>
      <w:tabs>
        <w:tab w:val="center" w:pos="4153"/>
        <w:tab w:val="right" w:pos="8306"/>
      </w:tabs>
      <w:snapToGrid w:val="0"/>
      <w:jc w:val="left"/>
    </w:pPr>
    <w:rPr>
      <w:sz w:val="18"/>
      <w:szCs w:val="18"/>
    </w:rPr>
  </w:style>
  <w:style w:type="paragraph" w:styleId="3">
    <w:name w:val="header"/>
    <w:basedOn w:val="1"/>
    <w:link w:val="6"/>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autoRedefine/>
    <w:semiHidden/>
    <w:qFormat/>
    <w:uiPriority w:val="99"/>
    <w:rPr>
      <w:sz w:val="18"/>
      <w:szCs w:val="18"/>
    </w:rPr>
  </w:style>
  <w:style w:type="character" w:customStyle="1" w:styleId="7">
    <w:name w:val="页脚 字符"/>
    <w:basedOn w:val="5"/>
    <w:link w:val="2"/>
    <w:autoRedefine/>
    <w:semiHidden/>
    <w:qFormat/>
    <w:uiPriority w:val="99"/>
    <w:rPr>
      <w:sz w:val="18"/>
      <w:szCs w:val="18"/>
    </w:rPr>
  </w:style>
  <w:style w:type="paragraph" w:customStyle="1" w:styleId="8">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1929</Words>
  <Characters>2092</Characters>
  <Lines>47</Lines>
  <Paragraphs>22</Paragraphs>
  <TotalTime>75</TotalTime>
  <ScaleCrop>false</ScaleCrop>
  <LinksUpToDate>false</LinksUpToDate>
  <CharactersWithSpaces>2096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2025-05-27T09:07:00Z</dcterms:created>
  <dc:creator>微软用户</dc:creator>
  <cp:lastModifiedBy>陈江波</cp:lastModifiedBy>
  <cp:lastPrinted>2024-05-06T10:55:00Z</cp:lastPrinted>
  <dcterms:modified xsi:type="dcterms:W3CDTF">2026-03-30T15:57:36Z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7E4739AD2B489A5FF02CCA6964C40E9F_43</vt:lpwstr>
  </property>
  <property fmtid="{D5CDD505-2E9C-101B-9397-08002B2CF9AE}" pid="4" name="KSOTemplateDocerSaveRecord">
    <vt:lpwstr>eyJoZGlkIjoiZWRhNmJkYTE1MDMxMGQ3ZTM5MWViYzM3NTU4NThjNjMiLCJ1c2VySWQiOiIxNjk3MTEzNzkxIn0=</vt:lpwstr>
  </property>
</Properties>
</file>